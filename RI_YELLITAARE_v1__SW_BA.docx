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Narrow" w:cs="Arial Narrow" w:eastAsia="Arial Narrow" w:hAnsi="Arial Narrow"/>
          <w:sz w:val="40"/>
          <w:szCs w:val="40"/>
        </w:rPr>
      </w:pPr>
      <w:r w:rsidDel="00000000" w:rsidR="00000000" w:rsidRPr="00000000">
        <w:rPr>
          <w:rtl w:val="0"/>
        </w:rPr>
      </w:r>
    </w:p>
    <w:p w:rsidR="00000000" w:rsidDel="00000000" w:rsidP="00000000" w:rsidRDefault="00000000" w:rsidRPr="00000000" w14:paraId="00000002">
      <w:pPr>
        <w:shd w:fill="124d2c" w:val="clear"/>
        <w:jc w:val="center"/>
        <w:rPr>
          <w:rFonts w:ascii="Arial Narrow" w:cs="Arial Narrow" w:eastAsia="Arial Narrow" w:hAnsi="Arial Narrow"/>
          <w:sz w:val="40"/>
          <w:szCs w:val="40"/>
        </w:rPr>
      </w:pPr>
      <w:r w:rsidDel="00000000" w:rsidR="00000000" w:rsidRPr="00000000">
        <w:rPr>
          <w:rFonts w:ascii="Arial Narrow" w:cs="Arial Narrow" w:eastAsia="Arial Narrow" w:hAnsi="Arial Narrow"/>
          <w:b w:val="1"/>
          <w:bCs w:val="1"/>
          <w:color w:val="ffffff"/>
          <w:sz w:val="40"/>
          <w:szCs w:val="40"/>
          <w:rtl w:val="0"/>
        </w:rPr>
        <w:t xml:space="preserve">YELLITAARE THIDÉ</w:t>
      </w:r>
      <w:r w:rsidDel="00000000" w:rsidR="00000000" w:rsidRPr="00000000">
        <w:rPr>
          <w:rtl w:val="0"/>
        </w:rPr>
      </w:r>
    </w:p>
    <w:p w:rsidR="00000000" w:rsidDel="00000000" w:rsidP="00000000" w:rsidRDefault="00000000" w:rsidRPr="00000000" w14:paraId="00000003">
      <w:pPr>
        <w:shd w:fill="c9982a" w:val="clear"/>
        <w:rPr>
          <w:rFonts w:ascii="Arial Narrow" w:cs="Arial Narrow" w:eastAsia="Arial Narrow" w:hAnsi="Arial Narrow"/>
          <w:sz w:val="40"/>
          <w:szCs w:val="40"/>
        </w:rPr>
      </w:pPr>
      <w:r w:rsidDel="00000000" w:rsidR="00000000" w:rsidRPr="00000000">
        <w:rPr>
          <w:rFonts w:ascii="Arial Narrow" w:cs="Arial Narrow" w:eastAsia="Arial Narrow" w:hAnsi="Arial Narrow"/>
          <w:sz w:val="40"/>
          <w:szCs w:val="40"/>
          <w:rtl w:val="0"/>
        </w:rPr>
        <w:t xml:space="preserve"> </w:t>
      </w:r>
    </w:p>
    <w:p w:rsidR="00000000" w:rsidDel="00000000" w:rsidP="00000000" w:rsidRDefault="00000000" w:rsidRPr="00000000" w14:paraId="00000004">
      <w:pPr>
        <w:rPr>
          <w:rFonts w:ascii="Arial Narrow" w:cs="Arial Narrow" w:eastAsia="Arial Narrow" w:hAnsi="Arial Narrow"/>
          <w:sz w:val="40"/>
          <w:szCs w:val="40"/>
        </w:rPr>
      </w:pPr>
      <w:r w:rsidDel="00000000" w:rsidR="00000000" w:rsidRPr="00000000">
        <w:rPr>
          <w:rtl w:val="0"/>
        </w:rPr>
      </w:r>
    </w:p>
    <w:p w:rsidR="00000000" w:rsidDel="00000000" w:rsidP="00000000" w:rsidRDefault="00000000" w:rsidRPr="00000000" w14:paraId="00000005">
      <w:pPr>
        <w:spacing w:after="60" w:lineRule="auto"/>
        <w:jc w:val="center"/>
        <w:rPr>
          <w:rFonts w:ascii="Arial Narrow" w:cs="Arial Narrow" w:eastAsia="Arial Narrow" w:hAnsi="Arial Narrow"/>
          <w:sz w:val="40"/>
          <w:szCs w:val="40"/>
        </w:rPr>
      </w:pPr>
      <w:r w:rsidDel="00000000" w:rsidR="00000000" w:rsidRPr="00000000">
        <w:rPr>
          <w:rFonts w:ascii="Arial Narrow" w:cs="Arial Narrow" w:eastAsia="Arial Narrow" w:hAnsi="Arial Narrow"/>
          <w:b w:val="1"/>
          <w:bCs w:val="1"/>
          <w:color w:val="124d2c"/>
          <w:sz w:val="40"/>
          <w:szCs w:val="40"/>
          <w:rtl w:val="0"/>
        </w:rPr>
        <w:t xml:space="preserve">RÈGLEMENT INTÉRIEUR</w:t>
      </w:r>
      <w:r w:rsidDel="00000000" w:rsidR="00000000" w:rsidRPr="00000000">
        <w:rPr>
          <w:rtl w:val="0"/>
        </w:rPr>
      </w:r>
    </w:p>
    <w:p w:rsidR="00000000" w:rsidDel="00000000" w:rsidP="00000000" w:rsidRDefault="00000000" w:rsidRPr="00000000" w14:paraId="00000006">
      <w:pPr>
        <w:spacing w:after="60" w:lineRule="auto"/>
        <w:jc w:val="center"/>
        <w:rPr>
          <w:rFonts w:ascii="Arial Narrow" w:cs="Arial Narrow" w:eastAsia="Arial Narrow" w:hAnsi="Arial Narrow"/>
          <w:sz w:val="40"/>
          <w:szCs w:val="40"/>
        </w:rPr>
      </w:pPr>
      <w:r w:rsidDel="00000000" w:rsidR="00000000" w:rsidRPr="00000000">
        <w:rPr>
          <w:rFonts w:ascii="Arial Narrow" w:cs="Arial Narrow" w:eastAsia="Arial Narrow" w:hAnsi="Arial Narrow"/>
          <w:i w:val="1"/>
          <w:iCs w:val="1"/>
          <w:color w:val="666666"/>
          <w:sz w:val="40"/>
          <w:szCs w:val="40"/>
          <w:rtl w:val="0"/>
        </w:rPr>
        <w:t xml:space="preserve">Version consolidée 2026  —  Conforme aux Statuts</w:t>
      </w:r>
      <w:r w:rsidDel="00000000" w:rsidR="00000000" w:rsidRPr="00000000">
        <w:rPr>
          <w:rtl w:val="0"/>
        </w:rPr>
      </w:r>
    </w:p>
    <w:p w:rsidR="00000000" w:rsidDel="00000000" w:rsidP="00000000" w:rsidRDefault="00000000" w:rsidRPr="00000000" w14:paraId="00000007">
      <w:pPr>
        <w:pBdr>
          <w:bottom w:color="c9982a" w:space="1" w:sz="8" w:val="single"/>
        </w:pBdr>
        <w:spacing w:after="100" w:lineRule="auto"/>
        <w:rPr>
          <w:rFonts w:ascii="Arial Narrow" w:cs="Arial Narrow" w:eastAsia="Arial Narrow" w:hAnsi="Arial Narrow"/>
          <w:sz w:val="40"/>
          <w:szCs w:val="40"/>
        </w:rPr>
      </w:pPr>
      <w:r w:rsidDel="00000000" w:rsidR="00000000" w:rsidRPr="00000000">
        <w:rPr>
          <w:rtl w:val="0"/>
        </w:rPr>
      </w:r>
    </w:p>
    <w:p w:rsidR="00000000" w:rsidDel="00000000" w:rsidP="00000000" w:rsidRDefault="00000000" w:rsidRPr="00000000" w14:paraId="00000008">
      <w:pPr>
        <w:spacing w:after="40" w:lineRule="auto"/>
        <w:jc w:val="center"/>
        <w:rPr>
          <w:rFonts w:ascii="Arial Narrow" w:cs="Arial Narrow" w:eastAsia="Arial Narrow" w:hAnsi="Arial Narrow"/>
          <w:sz w:val="40"/>
          <w:szCs w:val="40"/>
        </w:rPr>
      </w:pPr>
      <w:r w:rsidDel="00000000" w:rsidR="00000000" w:rsidRPr="00000000">
        <w:rPr>
          <w:rFonts w:ascii="Arial Narrow" w:cs="Arial Narrow" w:eastAsia="Arial Narrow" w:hAnsi="Arial Narrow"/>
          <w:i w:val="1"/>
          <w:iCs w:val="1"/>
          <w:color w:val="555555"/>
          <w:sz w:val="40"/>
          <w:szCs w:val="40"/>
          <w:rtl w:val="0"/>
        </w:rPr>
        <w:t xml:space="preserve">Assemblée Générale  •  Comité de Gestion  •  COSC</w:t>
      </w:r>
      <w:r w:rsidDel="00000000" w:rsidR="00000000" w:rsidRPr="00000000">
        <w:rPr>
          <w:rtl w:val="0"/>
        </w:rPr>
      </w:r>
    </w:p>
    <w:p w:rsidR="00000000" w:rsidDel="00000000" w:rsidP="00000000" w:rsidRDefault="00000000" w:rsidRPr="00000000" w14:paraId="00000009">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0A">
      <w:pPr>
        <w:spacing w:after="80" w:lineRule="auto"/>
        <w:rPr>
          <w:rFonts w:ascii="Arial Narrow" w:cs="Arial Narrow" w:eastAsia="Arial Narrow" w:hAnsi="Arial Narrow"/>
          <w:b w:val="1"/>
          <w:bCs w:val="1"/>
          <w:color w:val="124d2c"/>
          <w:sz w:val="24"/>
          <w:szCs w:val="24"/>
        </w:rPr>
      </w:pPr>
      <w:r w:rsidDel="00000000" w:rsidR="00000000" w:rsidRPr="00000000">
        <w:rPr>
          <w:rtl w:val="0"/>
        </w:rPr>
      </w:r>
    </w:p>
    <w:p w:rsidR="00000000" w:rsidDel="00000000" w:rsidP="00000000" w:rsidRDefault="00000000" w:rsidRPr="00000000" w14:paraId="0000000B">
      <w:pPr>
        <w:spacing w:after="80" w:lineRule="auto"/>
        <w:rPr>
          <w:rFonts w:ascii="Arial Narrow" w:cs="Arial Narrow" w:eastAsia="Arial Narrow" w:hAnsi="Arial Narrow"/>
          <w:b w:val="1"/>
          <w:bCs w:val="1"/>
          <w:color w:val="124d2c"/>
          <w:sz w:val="24"/>
          <w:szCs w:val="24"/>
        </w:rPr>
      </w:pPr>
      <w:r w:rsidDel="00000000" w:rsidR="00000000" w:rsidRPr="00000000">
        <w:rPr>
          <w:rtl w:val="0"/>
        </w:rPr>
      </w:r>
    </w:p>
    <w:p w:rsidR="00000000" w:rsidDel="00000000" w:rsidP="00000000" w:rsidRDefault="00000000" w:rsidRPr="00000000" w14:paraId="0000000C">
      <w:pPr>
        <w:spacing w:after="80" w:lineRule="auto"/>
        <w:rPr>
          <w:rFonts w:ascii="Arial Narrow" w:cs="Arial Narrow" w:eastAsia="Arial Narrow" w:hAnsi="Arial Narrow"/>
          <w:b w:val="1"/>
          <w:bCs w:val="1"/>
          <w:color w:val="124d2c"/>
          <w:sz w:val="24"/>
          <w:szCs w:val="24"/>
        </w:rPr>
      </w:pPr>
      <w:r w:rsidDel="00000000" w:rsidR="00000000" w:rsidRPr="00000000">
        <w:rPr>
          <w:rtl w:val="0"/>
        </w:rPr>
      </w:r>
    </w:p>
    <w:p w:rsidR="00000000" w:rsidDel="00000000" w:rsidP="00000000" w:rsidRDefault="00000000" w:rsidRPr="00000000" w14:paraId="0000000D">
      <w:pPr>
        <w:spacing w:after="80" w:lineRule="auto"/>
        <w:rPr>
          <w:rFonts w:ascii="Arial Narrow" w:cs="Arial Narrow" w:eastAsia="Arial Narrow" w:hAnsi="Arial Narrow"/>
          <w:b w:val="1"/>
          <w:bCs w:val="1"/>
          <w:color w:val="124d2c"/>
          <w:sz w:val="24"/>
          <w:szCs w:val="24"/>
        </w:rPr>
      </w:pPr>
      <w:r w:rsidDel="00000000" w:rsidR="00000000" w:rsidRPr="00000000">
        <w:rPr>
          <w:rtl w:val="0"/>
        </w:rPr>
      </w:r>
    </w:p>
    <w:p w:rsidR="00000000" w:rsidDel="00000000" w:rsidP="00000000" w:rsidRDefault="00000000" w:rsidRPr="00000000" w14:paraId="0000000E">
      <w:pPr>
        <w:spacing w:after="80" w:lineRule="auto"/>
        <w:rPr>
          <w:rFonts w:ascii="Arial Narrow" w:cs="Arial Narrow" w:eastAsia="Arial Narrow" w:hAnsi="Arial Narrow"/>
          <w:b w:val="1"/>
          <w:bCs w:val="1"/>
          <w:color w:val="124d2c"/>
          <w:sz w:val="24"/>
          <w:szCs w:val="24"/>
        </w:rPr>
      </w:pPr>
      <w:r w:rsidDel="00000000" w:rsidR="00000000" w:rsidRPr="00000000">
        <w:rPr>
          <w:rtl w:val="0"/>
        </w:rPr>
      </w:r>
    </w:p>
    <w:p w:rsidR="00000000" w:rsidDel="00000000" w:rsidP="00000000" w:rsidRDefault="00000000" w:rsidRPr="00000000" w14:paraId="0000000F">
      <w:pPr>
        <w:spacing w:after="80" w:lineRule="auto"/>
        <w:rPr>
          <w:rFonts w:ascii="Arial Narrow" w:cs="Arial Narrow" w:eastAsia="Arial Narrow" w:hAnsi="Arial Narrow"/>
          <w:b w:val="1"/>
          <w:bCs w:val="1"/>
          <w:color w:val="124d2c"/>
          <w:sz w:val="24"/>
          <w:szCs w:val="24"/>
        </w:rPr>
      </w:pPr>
      <w:r w:rsidDel="00000000" w:rsidR="00000000" w:rsidRPr="00000000">
        <w:rPr>
          <w:rtl w:val="0"/>
        </w:rPr>
      </w:r>
    </w:p>
    <w:p w:rsidR="00000000" w:rsidDel="00000000" w:rsidP="00000000" w:rsidRDefault="00000000" w:rsidRPr="00000000" w14:paraId="00000010">
      <w:pPr>
        <w:spacing w:after="80" w:lineRule="auto"/>
        <w:rPr>
          <w:rFonts w:ascii="Arial Narrow" w:cs="Arial Narrow" w:eastAsia="Arial Narrow" w:hAnsi="Arial Narrow"/>
          <w:b w:val="1"/>
          <w:bCs w:val="1"/>
          <w:color w:val="124d2c"/>
          <w:sz w:val="24"/>
          <w:szCs w:val="24"/>
        </w:rPr>
      </w:pPr>
      <w:r w:rsidDel="00000000" w:rsidR="00000000" w:rsidRPr="00000000">
        <w:rPr>
          <w:rtl w:val="0"/>
        </w:rPr>
      </w:r>
    </w:p>
    <w:p w:rsidR="00000000" w:rsidDel="00000000" w:rsidP="00000000" w:rsidRDefault="00000000" w:rsidRPr="00000000" w14:paraId="00000011">
      <w:pPr>
        <w:spacing w:after="80" w:lineRule="auto"/>
        <w:rPr>
          <w:rFonts w:ascii="Arial Narrow" w:cs="Arial Narrow" w:eastAsia="Arial Narrow" w:hAnsi="Arial Narrow"/>
          <w:b w:val="1"/>
          <w:bCs w:val="1"/>
          <w:color w:val="124d2c"/>
          <w:sz w:val="24"/>
          <w:szCs w:val="24"/>
        </w:rPr>
      </w:pPr>
      <w:r w:rsidDel="00000000" w:rsidR="00000000" w:rsidRPr="00000000">
        <w:rPr>
          <w:rtl w:val="0"/>
        </w:rPr>
      </w:r>
    </w:p>
    <w:p w:rsidR="00000000" w:rsidDel="00000000" w:rsidP="00000000" w:rsidRDefault="00000000" w:rsidRPr="00000000" w14:paraId="00000012">
      <w:pPr>
        <w:spacing w:after="80" w:lineRule="auto"/>
        <w:rPr>
          <w:rFonts w:ascii="Arial Narrow" w:cs="Arial Narrow" w:eastAsia="Arial Narrow" w:hAnsi="Arial Narrow"/>
          <w:b w:val="1"/>
          <w:bCs w:val="1"/>
          <w:color w:val="124d2c"/>
          <w:sz w:val="24"/>
          <w:szCs w:val="24"/>
        </w:rPr>
      </w:pPr>
      <w:r w:rsidDel="00000000" w:rsidR="00000000" w:rsidRPr="00000000">
        <w:rPr>
          <w:rtl w:val="0"/>
        </w:rPr>
      </w:r>
    </w:p>
    <w:p w:rsidR="00000000" w:rsidDel="00000000" w:rsidP="00000000" w:rsidRDefault="00000000" w:rsidRPr="00000000" w14:paraId="00000013">
      <w:pPr>
        <w:spacing w:after="80" w:lineRule="auto"/>
        <w:rPr>
          <w:rFonts w:ascii="Arial Narrow" w:cs="Arial Narrow" w:eastAsia="Arial Narrow" w:hAnsi="Arial Narrow"/>
          <w:b w:val="1"/>
          <w:bCs w:val="1"/>
          <w:color w:val="124d2c"/>
          <w:sz w:val="24"/>
          <w:szCs w:val="24"/>
        </w:rPr>
      </w:pPr>
      <w:r w:rsidDel="00000000" w:rsidR="00000000" w:rsidRPr="00000000">
        <w:rPr>
          <w:rtl w:val="0"/>
        </w:rPr>
      </w:r>
    </w:p>
    <w:p w:rsidR="00000000" w:rsidDel="00000000" w:rsidP="00000000" w:rsidRDefault="00000000" w:rsidRPr="00000000" w14:paraId="00000014">
      <w:pPr>
        <w:spacing w:after="80" w:lineRule="auto"/>
        <w:rPr>
          <w:rFonts w:ascii="Arial Narrow" w:cs="Arial Narrow" w:eastAsia="Arial Narrow" w:hAnsi="Arial Narrow"/>
          <w:b w:val="1"/>
          <w:bCs w:val="1"/>
          <w:color w:val="124d2c"/>
          <w:sz w:val="24"/>
          <w:szCs w:val="24"/>
        </w:rPr>
      </w:pPr>
      <w:r w:rsidDel="00000000" w:rsidR="00000000" w:rsidRPr="00000000">
        <w:rPr>
          <w:rtl w:val="0"/>
        </w:rPr>
      </w:r>
    </w:p>
    <w:p w:rsidR="00000000" w:rsidDel="00000000" w:rsidP="00000000" w:rsidRDefault="00000000" w:rsidRPr="00000000" w14:paraId="00000015">
      <w:pPr>
        <w:spacing w:after="80" w:lineRule="auto"/>
        <w:rPr>
          <w:rFonts w:ascii="Arial Narrow" w:cs="Arial Narrow" w:eastAsia="Arial Narrow" w:hAnsi="Arial Narrow"/>
          <w:b w:val="1"/>
          <w:bCs w:val="1"/>
          <w:color w:val="124d2c"/>
          <w:sz w:val="24"/>
          <w:szCs w:val="24"/>
        </w:rPr>
      </w:pPr>
      <w:r w:rsidDel="00000000" w:rsidR="00000000" w:rsidRPr="00000000">
        <w:rPr>
          <w:rtl w:val="0"/>
        </w:rPr>
      </w:r>
    </w:p>
    <w:p w:rsidR="00000000" w:rsidDel="00000000" w:rsidP="00000000" w:rsidRDefault="00000000" w:rsidRPr="00000000" w14:paraId="00000016">
      <w:pPr>
        <w:spacing w:after="80" w:lineRule="auto"/>
        <w:rPr>
          <w:rFonts w:ascii="Arial Narrow" w:cs="Arial Narrow" w:eastAsia="Arial Narrow" w:hAnsi="Arial Narrow"/>
          <w:b w:val="1"/>
          <w:bCs w:val="1"/>
          <w:color w:val="124d2c"/>
          <w:sz w:val="24"/>
          <w:szCs w:val="24"/>
        </w:rPr>
      </w:pPr>
      <w:r w:rsidDel="00000000" w:rsidR="00000000" w:rsidRPr="00000000">
        <w:rPr>
          <w:rtl w:val="0"/>
        </w:rPr>
      </w:r>
    </w:p>
    <w:p w:rsidR="00000000" w:rsidDel="00000000" w:rsidP="00000000" w:rsidRDefault="00000000" w:rsidRPr="00000000" w14:paraId="00000017">
      <w:pPr>
        <w:spacing w:after="80" w:lineRule="auto"/>
        <w:rPr>
          <w:rFonts w:ascii="Arial Narrow" w:cs="Arial Narrow" w:eastAsia="Arial Narrow" w:hAnsi="Arial Narrow"/>
          <w:b w:val="1"/>
          <w:bCs w:val="1"/>
          <w:color w:val="124d2c"/>
          <w:sz w:val="24"/>
          <w:szCs w:val="24"/>
        </w:rPr>
      </w:pPr>
      <w:r w:rsidDel="00000000" w:rsidR="00000000" w:rsidRPr="00000000">
        <w:rPr>
          <w:rtl w:val="0"/>
        </w:rPr>
      </w:r>
    </w:p>
    <w:p w:rsidR="00000000" w:rsidDel="00000000" w:rsidP="00000000" w:rsidRDefault="00000000" w:rsidRPr="00000000" w14:paraId="00000018">
      <w:pPr>
        <w:spacing w:after="80" w:lineRule="auto"/>
        <w:rPr>
          <w:rFonts w:ascii="Arial Narrow" w:cs="Arial Narrow" w:eastAsia="Arial Narrow" w:hAnsi="Arial Narrow"/>
          <w:b w:val="1"/>
          <w:bCs w:val="1"/>
          <w:color w:val="124d2c"/>
          <w:sz w:val="24"/>
          <w:szCs w:val="24"/>
        </w:rPr>
      </w:pPr>
      <w:r w:rsidDel="00000000" w:rsidR="00000000" w:rsidRPr="00000000">
        <w:rPr>
          <w:rtl w:val="0"/>
        </w:rPr>
      </w:r>
    </w:p>
    <w:p w:rsidR="00000000" w:rsidDel="00000000" w:rsidP="00000000" w:rsidRDefault="00000000" w:rsidRPr="00000000" w14:paraId="00000019">
      <w:pPr>
        <w:spacing w:after="80" w:lineRule="auto"/>
        <w:rPr>
          <w:rFonts w:ascii="Arial Narrow" w:cs="Arial Narrow" w:eastAsia="Arial Narrow" w:hAnsi="Arial Narrow"/>
          <w:b w:val="1"/>
          <w:bCs w:val="1"/>
          <w:color w:val="124d2c"/>
          <w:sz w:val="24"/>
          <w:szCs w:val="24"/>
        </w:rPr>
      </w:pPr>
      <w:r w:rsidDel="00000000" w:rsidR="00000000" w:rsidRPr="00000000">
        <w:rPr>
          <w:rtl w:val="0"/>
        </w:rPr>
      </w:r>
    </w:p>
    <w:p w:rsidR="00000000" w:rsidDel="00000000" w:rsidP="00000000" w:rsidRDefault="00000000" w:rsidRPr="00000000" w14:paraId="0000001A">
      <w:pPr>
        <w:spacing w:after="80" w:lineRule="auto"/>
        <w:rPr>
          <w:rFonts w:ascii="Arial Narrow" w:cs="Arial Narrow" w:eastAsia="Arial Narrow" w:hAnsi="Arial Narrow"/>
          <w:b w:val="1"/>
          <w:bCs w:val="1"/>
          <w:color w:val="124d2c"/>
          <w:sz w:val="24"/>
          <w:szCs w:val="24"/>
        </w:rPr>
      </w:pPr>
      <w:r w:rsidDel="00000000" w:rsidR="00000000" w:rsidRPr="00000000">
        <w:rPr>
          <w:rtl w:val="0"/>
        </w:rPr>
      </w:r>
    </w:p>
    <w:p w:rsidR="00000000" w:rsidDel="00000000" w:rsidP="00000000" w:rsidRDefault="00000000" w:rsidRPr="00000000" w14:paraId="0000001B">
      <w:pPr>
        <w:spacing w:after="80" w:lineRule="auto"/>
        <w:rPr>
          <w:rFonts w:ascii="Arial Narrow" w:cs="Arial Narrow" w:eastAsia="Arial Narrow" w:hAnsi="Arial Narrow"/>
          <w:b w:val="1"/>
          <w:bCs w:val="1"/>
          <w:color w:val="124d2c"/>
          <w:sz w:val="24"/>
          <w:szCs w:val="24"/>
        </w:rPr>
      </w:pPr>
      <w:r w:rsidDel="00000000" w:rsidR="00000000" w:rsidRPr="00000000">
        <w:rPr>
          <w:rtl w:val="0"/>
        </w:rPr>
      </w:r>
    </w:p>
    <w:p w:rsidR="00000000" w:rsidDel="00000000" w:rsidP="00000000" w:rsidRDefault="00000000" w:rsidRPr="00000000" w14:paraId="0000001C">
      <w:pPr>
        <w:spacing w:after="80" w:lineRule="auto"/>
        <w:rPr>
          <w:rFonts w:ascii="Arial Narrow" w:cs="Arial Narrow" w:eastAsia="Arial Narrow" w:hAnsi="Arial Narrow"/>
          <w:b w:val="1"/>
          <w:bCs w:val="1"/>
          <w:color w:val="124d2c"/>
          <w:sz w:val="24"/>
          <w:szCs w:val="24"/>
        </w:rPr>
      </w:pPr>
      <w:r w:rsidDel="00000000" w:rsidR="00000000" w:rsidRPr="00000000">
        <w:rPr>
          <w:rtl w:val="0"/>
        </w:rPr>
      </w:r>
    </w:p>
    <w:p w:rsidR="00000000" w:rsidDel="00000000" w:rsidP="00000000" w:rsidRDefault="00000000" w:rsidRPr="00000000" w14:paraId="0000001D">
      <w:pPr>
        <w:spacing w:after="80" w:lineRule="auto"/>
        <w:rPr>
          <w:rFonts w:ascii="Arial Narrow" w:cs="Arial Narrow" w:eastAsia="Arial Narrow" w:hAnsi="Arial Narrow"/>
          <w:b w:val="1"/>
          <w:bCs w:val="1"/>
          <w:color w:val="124d2c"/>
          <w:sz w:val="24"/>
          <w:szCs w:val="24"/>
        </w:rPr>
      </w:pPr>
      <w:r w:rsidDel="00000000" w:rsidR="00000000" w:rsidRPr="00000000">
        <w:rPr>
          <w:rtl w:val="0"/>
        </w:rPr>
      </w:r>
    </w:p>
    <w:p w:rsidR="00000000" w:rsidDel="00000000" w:rsidP="00000000" w:rsidRDefault="00000000" w:rsidRPr="00000000" w14:paraId="0000001E">
      <w:pPr>
        <w:spacing w:after="80" w:lineRule="auto"/>
        <w:rPr>
          <w:rFonts w:ascii="Arial Narrow" w:cs="Arial Narrow" w:eastAsia="Arial Narrow" w:hAnsi="Arial Narrow"/>
          <w:b w:val="1"/>
          <w:bCs w:val="1"/>
          <w:color w:val="124d2c"/>
          <w:sz w:val="24"/>
          <w:szCs w:val="24"/>
        </w:rPr>
      </w:pPr>
      <w:r w:rsidDel="00000000" w:rsidR="00000000" w:rsidRPr="00000000">
        <w:rPr>
          <w:rtl w:val="0"/>
        </w:rPr>
      </w:r>
    </w:p>
    <w:p w:rsidR="00000000" w:rsidDel="00000000" w:rsidP="00000000" w:rsidRDefault="00000000" w:rsidRPr="00000000" w14:paraId="0000001F">
      <w:pPr>
        <w:spacing w:after="80" w:lineRule="auto"/>
        <w:rPr>
          <w:rFonts w:ascii="Arial Narrow" w:cs="Arial Narrow" w:eastAsia="Arial Narrow" w:hAnsi="Arial Narrow"/>
          <w:b w:val="1"/>
          <w:bCs w:val="1"/>
          <w:color w:val="124d2c"/>
          <w:sz w:val="24"/>
          <w:szCs w:val="24"/>
        </w:rPr>
      </w:pPr>
      <w:r w:rsidDel="00000000" w:rsidR="00000000" w:rsidRPr="00000000">
        <w:rPr>
          <w:rtl w:val="0"/>
        </w:rPr>
      </w:r>
    </w:p>
    <w:p w:rsidR="00000000" w:rsidDel="00000000" w:rsidP="00000000" w:rsidRDefault="00000000" w:rsidRPr="00000000" w14:paraId="00000020">
      <w:pPr>
        <w:spacing w:after="80" w:lineRule="auto"/>
        <w:rPr>
          <w:rFonts w:ascii="Arial Narrow" w:cs="Arial Narrow" w:eastAsia="Arial Narrow" w:hAnsi="Arial Narrow"/>
          <w:b w:val="1"/>
          <w:bCs w:val="1"/>
          <w:color w:val="124d2c"/>
          <w:sz w:val="24"/>
          <w:szCs w:val="24"/>
        </w:rPr>
      </w:pPr>
      <w:r w:rsidDel="00000000" w:rsidR="00000000" w:rsidRPr="00000000">
        <w:rPr>
          <w:rtl w:val="0"/>
        </w:rPr>
      </w:r>
    </w:p>
    <w:p w:rsidR="00000000" w:rsidDel="00000000" w:rsidP="00000000" w:rsidRDefault="00000000" w:rsidRPr="00000000" w14:paraId="00000021">
      <w:pPr>
        <w:spacing w:after="80" w:lineRule="auto"/>
        <w:rPr>
          <w:rFonts w:ascii="Arial Narrow" w:cs="Arial Narrow" w:eastAsia="Arial Narrow" w:hAnsi="Arial Narrow"/>
          <w:b w:val="1"/>
          <w:bCs w:val="1"/>
          <w:color w:val="124d2c"/>
          <w:sz w:val="24"/>
          <w:szCs w:val="24"/>
        </w:rPr>
      </w:pPr>
      <w:r w:rsidDel="00000000" w:rsidR="00000000" w:rsidRPr="00000000">
        <w:rPr>
          <w:rtl w:val="0"/>
        </w:rPr>
      </w:r>
    </w:p>
    <w:p w:rsidR="00000000" w:rsidDel="00000000" w:rsidP="00000000" w:rsidRDefault="00000000" w:rsidRPr="00000000" w14:paraId="00000022">
      <w:pPr>
        <w:spacing w:after="80" w:lineRule="auto"/>
        <w:rPr>
          <w:rFonts w:ascii="Arial Narrow" w:cs="Arial Narrow" w:eastAsia="Arial Narrow" w:hAnsi="Arial Narrow"/>
          <w:b w:val="1"/>
          <w:bCs w:val="1"/>
          <w:color w:val="124d2c"/>
          <w:sz w:val="24"/>
          <w:szCs w:val="24"/>
        </w:rPr>
      </w:pPr>
      <w:r w:rsidDel="00000000" w:rsidR="00000000" w:rsidRPr="00000000">
        <w:rPr>
          <w:rtl w:val="0"/>
        </w:rPr>
      </w:r>
    </w:p>
    <w:p w:rsidR="00000000" w:rsidDel="00000000" w:rsidP="00000000" w:rsidRDefault="00000000" w:rsidRPr="00000000" w14:paraId="00000023">
      <w:pPr>
        <w:spacing w:after="80" w:lineRule="auto"/>
        <w:rPr>
          <w:rFonts w:ascii="Arial Narrow" w:cs="Arial Narrow" w:eastAsia="Arial Narrow" w:hAnsi="Arial Narrow"/>
          <w:b w:val="1"/>
          <w:bCs w:val="1"/>
          <w:color w:val="124d2c"/>
          <w:sz w:val="24"/>
          <w:szCs w:val="24"/>
        </w:rPr>
      </w:pPr>
      <w:r w:rsidDel="00000000" w:rsidR="00000000" w:rsidRPr="00000000">
        <w:rPr>
          <w:rtl w:val="0"/>
        </w:rPr>
      </w:r>
    </w:p>
    <w:p w:rsidR="00000000" w:rsidDel="00000000" w:rsidP="00000000" w:rsidRDefault="00000000" w:rsidRPr="00000000" w14:paraId="00000024">
      <w:pPr>
        <w:spacing w:after="80" w:lineRule="auto"/>
        <w:rPr>
          <w:rFonts w:ascii="Arial Narrow" w:cs="Arial Narrow" w:eastAsia="Arial Narrow" w:hAnsi="Arial Narrow"/>
          <w:b w:val="1"/>
          <w:bCs w:val="1"/>
          <w:color w:val="124d2c"/>
          <w:sz w:val="24"/>
          <w:szCs w:val="24"/>
        </w:rPr>
      </w:pPr>
      <w:r w:rsidDel="00000000" w:rsidR="00000000" w:rsidRPr="00000000">
        <w:rPr>
          <w:rtl w:val="0"/>
        </w:rPr>
      </w:r>
    </w:p>
    <w:p w:rsidR="00000000" w:rsidDel="00000000" w:rsidP="00000000" w:rsidRDefault="00000000" w:rsidRPr="00000000" w14:paraId="00000025">
      <w:pPr>
        <w:spacing w:after="80" w:lineRule="auto"/>
        <w:rPr>
          <w:rFonts w:ascii="Arial Narrow" w:cs="Arial Narrow" w:eastAsia="Arial Narrow" w:hAnsi="Arial Narrow"/>
          <w:b w:val="1"/>
          <w:bCs w:val="1"/>
          <w:color w:val="124d2c"/>
          <w:sz w:val="24"/>
          <w:szCs w:val="24"/>
        </w:rPr>
      </w:pPr>
      <w:r w:rsidDel="00000000" w:rsidR="00000000" w:rsidRPr="00000000">
        <w:rPr>
          <w:rtl w:val="0"/>
        </w:rPr>
      </w:r>
    </w:p>
    <w:p w:rsidR="00000000" w:rsidDel="00000000" w:rsidP="00000000" w:rsidRDefault="00000000" w:rsidRPr="00000000" w14:paraId="00000026">
      <w:pPr>
        <w:spacing w:after="8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PRÉAMBULE</w:t>
      </w:r>
      <w:r w:rsidDel="00000000" w:rsidR="00000000" w:rsidRPr="00000000">
        <w:rPr>
          <w:rtl w:val="0"/>
        </w:rPr>
      </w:r>
    </w:p>
    <w:p w:rsidR="00000000" w:rsidDel="00000000" w:rsidP="00000000" w:rsidRDefault="00000000" w:rsidRPr="00000000" w14:paraId="00000027">
      <w:pPr>
        <w:pBdr>
          <w:bottom w:color="c9982a" w:space="1" w:sz="8" w:val="single"/>
        </w:pBdr>
        <w:spacing w:after="10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8">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 présent Règlement Intérieur est établi en application de l’Article 9 des Statuts de Yellitaare Thidé, adoptés par l’Assemblée Générale constitutive. Il fixe les modalités pratiques de fonctionnement de l’Organisation, de ses organes et de ses membres, en complément et dans le strict respect des Statuts.</w:t>
      </w:r>
    </w:p>
    <w:p w:rsidR="00000000" w:rsidDel="00000000" w:rsidP="00000000" w:rsidRDefault="00000000" w:rsidRPr="00000000" w14:paraId="00000029">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cas de contradiction entre le présent Règlement et les Statuts, les Statuts prévalent. Ce document intègre également les meilleures pratiques de gouvernance communautaire héritées de l’expérience de Yellitaare Thidé Nouakchott depuis 2016.</w:t>
      </w:r>
    </w:p>
    <w:p w:rsidR="00000000" w:rsidDel="00000000" w:rsidP="00000000" w:rsidRDefault="00000000" w:rsidRPr="00000000" w14:paraId="0000002A">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2B">
      <w:pPr>
        <w:shd w:fill="1a6b3c" w:val="clear"/>
        <w:spacing w:after="8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ffffff"/>
          <w:sz w:val="24"/>
          <w:szCs w:val="24"/>
          <w:rtl w:val="0"/>
        </w:rPr>
        <w:t xml:space="preserve">TITRE I — MEMBRES : ADHÉSION, DROITS </w:t>
      </w:r>
      <w:sdt>
        <w:sdtPr>
          <w:id w:val="-1288142730"/>
          <w:tag w:val="goog_rdk_0"/>
        </w:sdtPr>
        <w:sdtContent>
          <w:commentRangeStart w:id="0"/>
        </w:sdtContent>
      </w:sdt>
      <w:sdt>
        <w:sdtPr>
          <w:id w:val="-369891761"/>
          <w:tag w:val="goog_rdk_1"/>
        </w:sdtPr>
        <w:sdtContent>
          <w:commentRangeStart w:id="1"/>
        </w:sdtContent>
      </w:sdt>
      <w:sdt>
        <w:sdtPr>
          <w:id w:val="581602363"/>
          <w:tag w:val="goog_rdk_2"/>
        </w:sdtPr>
        <w:sdtContent>
          <w:commentRangeStart w:id="2"/>
        </w:sdtContent>
      </w:sdt>
      <w:r w:rsidDel="00000000" w:rsidR="00000000" w:rsidRPr="00000000">
        <w:rPr>
          <w:rFonts w:ascii="Arial Narrow" w:cs="Arial Narrow" w:eastAsia="Arial Narrow" w:hAnsi="Arial Narrow"/>
          <w:b w:val="1"/>
          <w:bCs w:val="1"/>
          <w:color w:val="ffffff"/>
          <w:sz w:val="24"/>
          <w:szCs w:val="24"/>
          <w:rtl w:val="0"/>
        </w:rPr>
        <w:t xml:space="preserve">TRANSP</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r w:rsidDel="00000000" w:rsidR="00000000" w:rsidRPr="00000000">
        <w:rPr>
          <w:rFonts w:ascii="Arial Narrow" w:cs="Arial Narrow" w:eastAsia="Arial Narrow" w:hAnsi="Arial Narrow"/>
          <w:b w:val="1"/>
          <w:bCs w:val="1"/>
          <w:color w:val="ffffff"/>
          <w:sz w:val="24"/>
          <w:szCs w:val="24"/>
          <w:rtl w:val="0"/>
        </w:rPr>
        <w:t xml:space="preserve"> E491242ET OBLIGATIONS</w:t>
      </w:r>
      <w:r w:rsidDel="00000000" w:rsidR="00000000" w:rsidRPr="00000000">
        <w:rPr>
          <w:rtl w:val="0"/>
        </w:rPr>
      </w:r>
    </w:p>
    <w:p w:rsidR="00000000" w:rsidDel="00000000" w:rsidP="00000000" w:rsidRDefault="00000000" w:rsidRPr="00000000" w14:paraId="0000002C">
      <w:pPr>
        <w:pBdr>
          <w:bottom w:color="c9982a" w:space="3" w:sz="6" w:val="single"/>
        </w:pBdr>
        <w:spacing w:after="6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Chapitre 1 — Conditions et procédure d’adhésion</w:t>
      </w:r>
      <w:r w:rsidDel="00000000" w:rsidR="00000000" w:rsidRPr="00000000">
        <w:rPr>
          <w:rtl w:val="0"/>
        </w:rPr>
      </w:r>
    </w:p>
    <w:p w:rsidR="00000000" w:rsidDel="00000000" w:rsidP="00000000" w:rsidRDefault="00000000" w:rsidRPr="00000000" w14:paraId="0000002D">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1 : </w:t>
      </w:r>
      <w:r w:rsidDel="00000000" w:rsidR="00000000" w:rsidRPr="00000000">
        <w:rPr>
          <w:rFonts w:ascii="Arial Narrow" w:cs="Arial Narrow" w:eastAsia="Arial Narrow" w:hAnsi="Arial Narrow"/>
          <w:b w:val="1"/>
          <w:bCs w:val="1"/>
          <w:sz w:val="24"/>
          <w:szCs w:val="24"/>
          <w:rtl w:val="0"/>
        </w:rPr>
        <w:t xml:space="preserve">Procédure d’adhésion</w:t>
      </w:r>
      <w:r w:rsidDel="00000000" w:rsidR="00000000" w:rsidRPr="00000000">
        <w:rPr>
          <w:rtl w:val="0"/>
        </w:rPr>
      </w:r>
    </w:p>
    <w:p w:rsidR="00000000" w:rsidDel="00000000" w:rsidP="00000000" w:rsidRDefault="00000000" w:rsidRPr="00000000" w14:paraId="0000002E">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Toute personne souhaitant devenir membre de Yellitaare Thidé doit :</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Remplir un formulaire d’adhésion disponible auprès du Secrétaire Général ou sur les plateformes numériques officielles ;</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S’acquitter de la cotisation d’adhésion initiale selon le barème en vigueur ;</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sdt>
        <w:sdtPr>
          <w:id w:val="-1009170458"/>
          <w:tag w:val="goog_rdk_3"/>
        </w:sdtPr>
        <w:sdtContent>
          <w:commentRangeStart w:id="3"/>
        </w:sdtContent>
      </w:sdt>
      <w:sdt>
        <w:sdtPr>
          <w:id w:val="1878525081"/>
          <w:tag w:val="goog_rdk_4"/>
        </w:sdtPr>
        <w:sdtContent>
          <w:commentRangeStart w:id="4"/>
        </w:sdtContent>
      </w:sdt>
      <w:sdt>
        <w:sdtPr>
          <w:id w:val="1303244169"/>
          <w:tag w:val="goog_rdk_5"/>
        </w:sdtPr>
        <w:sdtContent>
          <w:commentRangeStart w:id="5"/>
        </w:sdtContent>
      </w:sdt>
      <w:sdt>
        <w:sdtPr>
          <w:id w:val="-1303019112"/>
          <w:tag w:val="goog_rdk_6"/>
        </w:sdtPr>
        <w:sdtContent>
          <w:commentRangeStart w:id="6"/>
        </w:sdtContent>
      </w:sdt>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S’engager par écrit à respecter les Statuts et le présent Règlement Intérieur.</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32">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 Secrétaire Général instruit le dossier et notifie sa décision dans quinze (15) jours. En cas de rejet, recours possible auprès du CG sous sept (7) jours.</w:t>
      </w:r>
    </w:p>
    <w:p w:rsidR="00000000" w:rsidDel="00000000" w:rsidP="00000000" w:rsidRDefault="00000000" w:rsidRPr="00000000" w14:paraId="00000033">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2 : </w:t>
      </w:r>
      <w:r w:rsidDel="00000000" w:rsidR="00000000" w:rsidRPr="00000000">
        <w:rPr>
          <w:rFonts w:ascii="Arial Narrow" w:cs="Arial Narrow" w:eastAsia="Arial Narrow" w:hAnsi="Arial Narrow"/>
          <w:b w:val="1"/>
          <w:bCs w:val="1"/>
          <w:sz w:val="24"/>
          <w:szCs w:val="24"/>
          <w:rtl w:val="0"/>
        </w:rPr>
        <w:t xml:space="preserve">Critère d’âge et d’éligibilité</w:t>
      </w:r>
      <w:r w:rsidDel="00000000" w:rsidR="00000000" w:rsidRPr="00000000">
        <w:rPr>
          <w:rtl w:val="0"/>
        </w:rPr>
      </w:r>
    </w:p>
    <w:p w:rsidR="00000000" w:rsidDel="00000000" w:rsidP="00000000" w:rsidRDefault="00000000" w:rsidRPr="00000000" w14:paraId="00000034">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Tout ressortissant ou issu de Thidé, âgé de dix-huit (18) ans au moins, peut adhérer à Yellitaare, qu’il réside en Mauritanie ou à l’étranger. L’adhésion est libre et volontaire.</w:t>
      </w:r>
    </w:p>
    <w:p w:rsidR="00000000" w:rsidDel="00000000" w:rsidP="00000000" w:rsidRDefault="00000000" w:rsidRPr="00000000" w14:paraId="00000035">
      <w:pPr>
        <w:pBdr>
          <w:left w:color="c9982a" w:space="3" w:sz="10" w:val="single"/>
        </w:pBdr>
        <w:shd w:fill="fdf6e3" w:val="clear"/>
        <w:spacing w:after="50" w:lineRule="auto"/>
        <w:ind w:left="200" w:right="200" w:firstLine="0"/>
        <w:rPr>
          <w:rFonts w:ascii="Arial Narrow" w:cs="Arial Narrow" w:eastAsia="Arial Narrow" w:hAnsi="Arial Narrow"/>
          <w:sz w:val="24"/>
          <w:szCs w:val="24"/>
        </w:rPr>
      </w:pPr>
      <w:r w:rsidDel="00000000" w:rsidR="00000000" w:rsidRPr="00000000">
        <w:rPr>
          <w:rFonts w:ascii="Cambria Math" w:cs="Cambria Math" w:eastAsia="Cambria Math" w:hAnsi="Cambria Math"/>
          <w:i w:val="1"/>
          <w:iCs w:val="1"/>
          <w:color w:val="8b6914"/>
          <w:sz w:val="24"/>
          <w:szCs w:val="24"/>
          <w:rtl w:val="0"/>
        </w:rPr>
        <w:t xml:space="preserve">▸</w:t>
      </w:r>
      <w:r w:rsidDel="00000000" w:rsidR="00000000" w:rsidRPr="00000000">
        <w:rPr>
          <w:rFonts w:ascii="Arial Narrow" w:cs="Arial Narrow" w:eastAsia="Arial Narrow" w:hAnsi="Arial Narrow"/>
          <w:i w:val="1"/>
          <w:iCs w:val="1"/>
          <w:color w:val="8b6914"/>
          <w:sz w:val="24"/>
          <w:szCs w:val="24"/>
          <w:rtl w:val="0"/>
        </w:rPr>
        <w:t xml:space="preserve"> Issu de l’Article 6 de Yellitaare Thidé Nouakchott (2016) — élargi à la diaspora internationale.</w:t>
      </w:r>
      <w:r w:rsidDel="00000000" w:rsidR="00000000" w:rsidRPr="00000000">
        <w:rPr>
          <w:rtl w:val="0"/>
        </w:rPr>
      </w:r>
    </w:p>
    <w:p w:rsidR="00000000" w:rsidDel="00000000" w:rsidP="00000000" w:rsidRDefault="00000000" w:rsidRPr="00000000" w14:paraId="00000036">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3 : </w:t>
      </w:r>
      <w:r w:rsidDel="00000000" w:rsidR="00000000" w:rsidRPr="00000000">
        <w:rPr>
          <w:rFonts w:ascii="Arial Narrow" w:cs="Arial Narrow" w:eastAsia="Arial Narrow" w:hAnsi="Arial Narrow"/>
          <w:b w:val="1"/>
          <w:bCs w:val="1"/>
          <w:sz w:val="24"/>
          <w:szCs w:val="24"/>
          <w:rtl w:val="0"/>
        </w:rPr>
        <w:t xml:space="preserve">Catégories de membres</w:t>
      </w:r>
      <w:r w:rsidDel="00000000" w:rsidR="00000000" w:rsidRPr="00000000">
        <w:rPr>
          <w:rtl w:val="0"/>
        </w:rPr>
      </w:r>
    </w:p>
    <w:p w:rsidR="00000000" w:rsidDel="00000000" w:rsidP="00000000" w:rsidRDefault="00000000" w:rsidRPr="00000000" w14:paraId="00000037">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Conformément à l’Article 7 des Statuts, peuvent être membres :</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Membres actifs : tout ressortissant ou issu de Thidé à jour de ses obligations, avec droit de vote </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Membres d’honneur : personnalités désignées par l’AG pour contribution exceptionnelle, dispensées de cotisation, sans droit de vote délibératif ;</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Membres sympathisants : soutenant les objectifs sans être ressortissants de Thidé, sans droit de vote.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8" w:before="0" w:line="260" w:lineRule="auto"/>
        <w:ind w:right="0"/>
        <w:jc w:val="left"/>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3C">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4 : </w:t>
      </w:r>
      <w:r w:rsidDel="00000000" w:rsidR="00000000" w:rsidRPr="00000000">
        <w:rPr>
          <w:rFonts w:ascii="Arial Narrow" w:cs="Arial Narrow" w:eastAsia="Arial Narrow" w:hAnsi="Arial Narrow"/>
          <w:b w:val="1"/>
          <w:bCs w:val="1"/>
          <w:sz w:val="24"/>
          <w:szCs w:val="24"/>
          <w:rtl w:val="0"/>
        </w:rPr>
        <w:t xml:space="preserve">Cotisations</w:t>
      </w:r>
      <w:r w:rsidDel="00000000" w:rsidR="00000000" w:rsidRPr="00000000">
        <w:rPr>
          <w:rtl w:val="0"/>
        </w:rPr>
      </w:r>
    </w:p>
    <w:p w:rsidR="00000000" w:rsidDel="00000000" w:rsidP="00000000" w:rsidRDefault="00000000" w:rsidRPr="00000000" w14:paraId="0000003D">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Les montants sont fixés annuellement par l’AG conformément à l’Article 36 des Statuts, selon des barèmes différenciés par zone </w:t>
      </w:r>
      <w:sdt>
        <w:sdtPr>
          <w:id w:val="-634228011"/>
          <w:tag w:val="goog_rdk_7"/>
        </w:sdtPr>
        <w:sdtContent>
          <w:commentRangeStart w:id="7"/>
        </w:sdtContent>
      </w:sdt>
      <w:r w:rsidDel="00000000" w:rsidR="00000000" w:rsidRPr="00000000">
        <w:rPr>
          <w:rFonts w:ascii="Arial Narrow" w:cs="Arial Narrow" w:eastAsia="Arial Narrow" w:hAnsi="Arial Narrow"/>
          <w:sz w:val="24"/>
          <w:szCs w:val="24"/>
          <w:rtl w:val="0"/>
        </w:rPr>
        <w:t xml:space="preserve">géographique</w:t>
      </w:r>
      <w:commentRangeEnd w:id="7"/>
      <w:r w:rsidDel="00000000" w:rsidR="00000000" w:rsidRPr="00000000">
        <w:commentReference w:id="7"/>
      </w:r>
      <w:r w:rsidDel="00000000" w:rsidR="00000000" w:rsidRPr="00000000">
        <w:rPr>
          <w:rFonts w:ascii="Arial Narrow" w:cs="Arial Narrow" w:eastAsia="Arial Narrow" w:hAnsi="Arial Narrow"/>
          <w:sz w:val="24"/>
          <w:szCs w:val="24"/>
          <w:rtl w:val="0"/>
        </w:rPr>
        <w:t xml:space="preserve"> :</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sz w:val="24"/>
          <w:szCs w:val="24"/>
          <w:rtl w:val="0"/>
        </w:rPr>
        <w:t xml:space="preserve">S</w:t>
      </w:r>
      <w:sdt>
        <w:sdtPr>
          <w:id w:val="-545114538"/>
          <w:tag w:val="goog_rdk_8"/>
        </w:sdtPr>
        <w:sdtContent>
          <w:ins w:author="Sileymane Alassane Wagne" w:id="0" w:date="2026-04-04T06:23:13Z">
            <w:r w:rsidDel="00000000" w:rsidR="00000000" w:rsidRPr="00000000">
              <w:rPr>
                <w:rFonts w:ascii="Arial Narrow" w:cs="Arial Narrow" w:eastAsia="Arial Narrow" w:hAnsi="Arial Narrow"/>
                <w:sz w:val="24"/>
                <w:szCs w:val="24"/>
                <w:rtl w:val="0"/>
              </w:rPr>
              <w:t xml:space="preserve">ection</w:t>
            </w:r>
          </w:ins>
        </w:sdtContent>
      </w:sdt>
      <w:sdt>
        <w:sdtPr>
          <w:id w:val="2111045996"/>
          <w:tag w:val="goog_rdk_9"/>
        </w:sdtPr>
        <w:sdtContent>
          <w:commentRangeStart w:id="8"/>
        </w:sdtContent>
      </w:sdt>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 1 – Village (Thidé et localités environnantes) : barème minimal ;</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sdt>
        <w:sdtPr>
          <w:id w:val="310918820"/>
          <w:tag w:val="goog_rdk_11"/>
        </w:sdtPr>
        <w:sdtContent>
          <w:ins w:author="Sileymane Alassane Wagne" w:id="1" w:date="2026-04-04T06:23:15Z"/>
          <w:sdt>
            <w:sdtPr>
              <w:id w:val="1498359781"/>
              <w:tag w:val="goog_rdk_12"/>
            </w:sdtPr>
            <w:sdtContent>
              <w:ins w:author="Sileymane Alassane Wagne" w:id="1" w:date="2026-04-04T06:23:15Z">
                <w:r w:rsidDel="00000000" w:rsidR="00000000" w:rsidRPr="00000000">
                  <w:rPr>
                    <w:rFonts w:ascii="Arial Narrow" w:cs="Arial Narrow" w:eastAsia="Arial Narrow" w:hAnsi="Arial Narrow"/>
                    <w:sz w:val="24"/>
                    <w:szCs w:val="24"/>
                    <w:rtl w:val="0"/>
                    <w:rPrChange w:author="Sileymane Alassane Wagne" w:id="2" w:date="2026-04-04T06:23:15Z">
                      <w:rPr>
                        <w:rFonts w:ascii="Arial Narrow" w:cs="Arial Narrow" w:eastAsia="Arial Narrow" w:hAnsi="Arial Narrow"/>
                        <w:b w:val="0"/>
                        <w:bCs w:val="0"/>
                        <w:i w:val="0"/>
                        <w:iCs w:val="0"/>
                        <w:smallCaps w:val="0"/>
                        <w:strike w:val="0"/>
                        <w:color w:val="2e2e2e"/>
                        <w:sz w:val="24"/>
                        <w:szCs w:val="24"/>
                        <w:u w:val="none"/>
                        <w:shd w:fill="auto" w:val="clear"/>
                        <w:vertAlign w:val="baseline"/>
                      </w:rPr>
                    </w:rPrChange>
                  </w:rPr>
                  <w:t xml:space="preserve">Section</w:t>
                </w:r>
              </w:ins>
            </w:sdtContent>
          </w:sdt>
          <w:ins w:author="Sileymane Alassane Wagne" w:id="1" w:date="2026-04-04T06:23:15Z"/>
        </w:sdtContent>
      </w:sdt>
      <w:sdt>
        <w:sdtPr>
          <w:id w:val="-2095463320"/>
          <w:tag w:val="goog_rdk_13"/>
        </w:sdtPr>
        <w:sdtContent>
          <w:del w:author="Sileymane Alassane Wagne" w:id="1" w:date="2026-04-04T06:23:15Z"/>
          <w:sdt>
            <w:sdtPr>
              <w:id w:val="-2013781055"/>
              <w:tag w:val="goog_rdk_14"/>
            </w:sdtPr>
            <w:sdtContent>
              <w:commentRangeStart w:id="9"/>
            </w:sdtContent>
          </w:sdt>
          <w:del w:author="Sileymane Alassane Wagne" w:id="1" w:date="2026-04-04T06:23:15Z">
            <w:sdt>
              <w:sdtPr>
                <w:id w:val="-287542410"/>
                <w:tag w:val="goog_rdk_15"/>
              </w:sdtPr>
              <w:sdtContent>
                <w:r w:rsidDel="00000000" w:rsidR="00000000" w:rsidRPr="00000000">
                  <w:rPr>
                    <w:rFonts w:ascii="Arial Narrow" w:cs="Arial Narrow" w:eastAsia="Arial Narrow" w:hAnsi="Arial Narrow"/>
                    <w:sz w:val="24"/>
                    <w:szCs w:val="24"/>
                    <w:rtl w:val="0"/>
                    <w:rPrChange w:author="Sileymane Alassane Wagne" w:id="2" w:date="2026-04-04T06:23:15Z">
                      <w:rPr>
                        <w:rFonts w:ascii="Arial Narrow" w:cs="Arial Narrow" w:eastAsia="Arial Narrow" w:hAnsi="Arial Narrow"/>
                        <w:b w:val="0"/>
                        <w:bCs w:val="0"/>
                        <w:i w:val="0"/>
                        <w:iCs w:val="0"/>
                        <w:smallCaps w:val="0"/>
                        <w:strike w:val="0"/>
                        <w:color w:val="2e2e2e"/>
                        <w:sz w:val="24"/>
                        <w:szCs w:val="24"/>
                        <w:u w:val="none"/>
                        <w:shd w:fill="auto" w:val="clear"/>
                        <w:vertAlign w:val="baseline"/>
                      </w:rPr>
                    </w:rPrChange>
                  </w:rPr>
                  <w:delText xml:space="preserve">Zone</w:delText>
                </w:r>
              </w:sdtContent>
            </w:sdt>
          </w:del>
        </w:sdtContent>
      </w:sdt>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 2 – Ressortissants nationaux (Nouakchott, NDB, Zouerat…) : barème intermédiaire</w:t>
      </w:r>
      <w:sdt>
        <w:sdtPr>
          <w:id w:val="1539789858"/>
          <w:tag w:val="goog_rdk_16"/>
        </w:sdtPr>
        <w:sdtContent>
          <w:del w:author="Sileymane Alassane Wagne" w:id="3" w:date="2026-04-04T06:23:15Z">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delText xml:space="preserve"> ;</w:delText>
            </w:r>
          </w:del>
        </w:sdtContent>
      </w:sdt>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sz w:val="24"/>
          <w:szCs w:val="24"/>
          <w:rtl w:val="0"/>
        </w:rPr>
        <w:t xml:space="preserve">Section</w:t>
      </w: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 3 – Diaspora internationale : barème renforcé.</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41">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Les cotisations sont collectées par le Trésorier Adjoint et versées sur le compte bancaire officiel sous sept (7) jours ouvrables. Période ordinaire : 1er janvier au 31 mars. Tout membre non régularisé au 31 mars est suspendu de ses droits de vote jusqu’à régularisation.</w:t>
      </w:r>
    </w:p>
    <w:p w:rsidR="00000000" w:rsidDel="00000000" w:rsidP="00000000" w:rsidRDefault="00000000" w:rsidRPr="00000000" w14:paraId="00000042">
      <w:pPr>
        <w:spacing w:after="60" w:line="276"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43">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5 : </w:t>
      </w:r>
      <w:r w:rsidDel="00000000" w:rsidR="00000000" w:rsidRPr="00000000">
        <w:rPr>
          <w:rFonts w:ascii="Arial Narrow" w:cs="Arial Narrow" w:eastAsia="Arial Narrow" w:hAnsi="Arial Narrow"/>
          <w:b w:val="1"/>
          <w:bCs w:val="1"/>
          <w:sz w:val="24"/>
          <w:szCs w:val="24"/>
          <w:rtl w:val="0"/>
        </w:rPr>
        <w:t xml:space="preserve">Perte de la qualité de membre</w:t>
      </w:r>
      <w:r w:rsidDel="00000000" w:rsidR="00000000" w:rsidRPr="00000000">
        <w:rPr>
          <w:rtl w:val="0"/>
        </w:rPr>
      </w:r>
    </w:p>
    <w:p w:rsidR="00000000" w:rsidDel="00000000" w:rsidP="00000000" w:rsidRDefault="00000000" w:rsidRPr="00000000" w14:paraId="00000044">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qualité de membre se perd par :</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Démission volontaire notifiée par écrit au Secrétaire Général ;</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Non-paiement pendant deux (2) années consécutives après mise en demeure ;</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Exclusion prononcée par le CG et ratifiée par l’AG pour faute grave ;</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Décès.</w:t>
      </w:r>
    </w:p>
    <w:p w:rsidR="00000000" w:rsidDel="00000000" w:rsidP="00000000" w:rsidRDefault="00000000" w:rsidRPr="00000000" w14:paraId="00000049">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procédure est contradictoire : quinze (15) jours accordés au membre pour présenter sa défense devant le CG. Recours possible devant l’AG dans trente (30) jours.</w:t>
      </w:r>
    </w:p>
    <w:p w:rsidR="00000000" w:rsidDel="00000000" w:rsidP="00000000" w:rsidRDefault="00000000" w:rsidRPr="00000000" w14:paraId="0000004A">
      <w:pPr>
        <w:pBdr>
          <w:bottom w:color="c9982a" w:space="3" w:sz="6" w:val="single"/>
        </w:pBdr>
        <w:spacing w:after="6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Chapitre 2 — Droits et obligations</w:t>
      </w:r>
      <w:r w:rsidDel="00000000" w:rsidR="00000000" w:rsidRPr="00000000">
        <w:rPr>
          <w:rtl w:val="0"/>
        </w:rPr>
      </w:r>
    </w:p>
    <w:p w:rsidR="00000000" w:rsidDel="00000000" w:rsidP="00000000" w:rsidRDefault="00000000" w:rsidRPr="00000000" w14:paraId="0000004B">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6 : </w:t>
      </w:r>
      <w:r w:rsidDel="00000000" w:rsidR="00000000" w:rsidRPr="00000000">
        <w:rPr>
          <w:rFonts w:ascii="Arial Narrow" w:cs="Arial Narrow" w:eastAsia="Arial Narrow" w:hAnsi="Arial Narrow"/>
          <w:b w:val="1"/>
          <w:bCs w:val="1"/>
          <w:sz w:val="24"/>
          <w:szCs w:val="24"/>
          <w:rtl w:val="0"/>
        </w:rPr>
        <w:t xml:space="preserve">Droits des membres actifs</w:t>
      </w:r>
      <w:r w:rsidDel="00000000" w:rsidR="00000000" w:rsidRPr="00000000">
        <w:rPr>
          <w:rtl w:val="0"/>
        </w:rPr>
      </w:r>
    </w:p>
    <w:p w:rsidR="00000000" w:rsidDel="00000000" w:rsidP="00000000" w:rsidRDefault="00000000" w:rsidRPr="00000000" w14:paraId="0000004C">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Conformément à l’Article 9 des Statuts :</w:t>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Participer avec voix délibérative aux Assemblées Générales ;</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Élire et être élu aux organes de l’Organisation, sous réserve des conditions d’éligibilité ;</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Accéder aux PV des AG, rapports d’activité et états financiers ;</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Formuler des propositions et soumettre des projets au CG ;</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Bénéficier des actions et services de l’Organisation.</w:t>
      </w:r>
    </w:p>
    <w:p w:rsidR="00000000" w:rsidDel="00000000" w:rsidP="00000000" w:rsidRDefault="00000000" w:rsidRPr="00000000" w14:paraId="00000052">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7 : </w:t>
      </w:r>
      <w:r w:rsidDel="00000000" w:rsidR="00000000" w:rsidRPr="00000000">
        <w:rPr>
          <w:rFonts w:ascii="Arial Narrow" w:cs="Arial Narrow" w:eastAsia="Arial Narrow" w:hAnsi="Arial Narrow"/>
          <w:b w:val="1"/>
          <w:bCs w:val="1"/>
          <w:sz w:val="24"/>
          <w:szCs w:val="24"/>
          <w:rtl w:val="0"/>
        </w:rPr>
        <w:t xml:space="preserve">Obligations des membres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Respecter les Statuts, le Règlement et les décisions des organes compétents ;</w:t>
      </w:r>
    </w:p>
    <w:p w:rsidR="00000000" w:rsidDel="00000000" w:rsidP="00000000" w:rsidRDefault="00000000" w:rsidRPr="00000000" w14:paraId="000000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S’acquitter de ses cotisations dans les délais ;</w:t>
      </w:r>
    </w:p>
    <w:p w:rsidR="00000000" w:rsidDel="00000000" w:rsidP="00000000" w:rsidRDefault="00000000" w:rsidRPr="00000000" w14:paraId="000000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Contribuer aux activités selon ses compétences ;</w:t>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Préserver l’unité, la cohésion et la réputation de l’Organisation ;</w:t>
      </w:r>
    </w:p>
    <w:p w:rsidR="00000000" w:rsidDel="00000000" w:rsidP="00000000" w:rsidRDefault="00000000" w:rsidRPr="00000000" w14:paraId="0000005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Signaler toute situation nuisible à l’intérêt communautaire.</w:t>
      </w:r>
    </w:p>
    <w:p w:rsidR="00000000" w:rsidDel="00000000" w:rsidP="00000000" w:rsidRDefault="00000000" w:rsidRPr="00000000" w14:paraId="00000058">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8 : </w:t>
      </w:r>
      <w:r w:rsidDel="00000000" w:rsidR="00000000" w:rsidRPr="00000000">
        <w:rPr>
          <w:rFonts w:ascii="Arial Narrow" w:cs="Arial Narrow" w:eastAsia="Arial Narrow" w:hAnsi="Arial Narrow"/>
          <w:b w:val="1"/>
          <w:bCs w:val="1"/>
          <w:sz w:val="24"/>
          <w:szCs w:val="24"/>
          <w:rtl w:val="0"/>
        </w:rPr>
        <w:t xml:space="preserve">Code de conduite</w:t>
      </w:r>
      <w:r w:rsidDel="00000000" w:rsidR="00000000" w:rsidRPr="00000000">
        <w:rPr>
          <w:rtl w:val="0"/>
        </w:rPr>
      </w:r>
    </w:p>
    <w:p w:rsidR="00000000" w:rsidDel="00000000" w:rsidP="00000000" w:rsidRDefault="00000000" w:rsidRPr="00000000" w14:paraId="00000059">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Sont notamment prohibés : toute discrimination fondée sur le genre, l’âge, la zone géographique ou la condition sociale ; la diffusion d’informations confidentielles ; tout acte engageant l’Organisation sans mandat ; le détournement ou l’usage personnel des biens et fonds de l’Organisation.</w:t>
      </w:r>
    </w:p>
    <w:p w:rsidR="00000000" w:rsidDel="00000000" w:rsidP="00000000" w:rsidRDefault="00000000" w:rsidRPr="00000000" w14:paraId="0000005A">
      <w:pPr>
        <w:pBdr>
          <w:bottom w:color="c9982a" w:space="3" w:sz="6" w:val="single"/>
        </w:pBdr>
        <w:spacing w:after="6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Chapitre 3 — Représentants de </w:t>
      </w:r>
      <w:sdt>
        <w:sdtPr>
          <w:id w:val="2120366523"/>
          <w:tag w:val="goog_rdk_17"/>
        </w:sdtPr>
        <w:sdtContent>
          <w:ins w:author="Sileymane Alassane Wagne" w:id="4" w:date="2026-04-04T06:23:17Z">
            <w:r w:rsidDel="00000000" w:rsidR="00000000" w:rsidRPr="00000000">
              <w:rPr>
                <w:rFonts w:ascii="Arial Narrow" w:cs="Arial Narrow" w:eastAsia="Arial Narrow" w:hAnsi="Arial Narrow"/>
                <w:b w:val="1"/>
                <w:bCs w:val="1"/>
                <w:color w:val="124d2c"/>
                <w:sz w:val="24"/>
                <w:szCs w:val="24"/>
                <w:rtl w:val="0"/>
              </w:rPr>
              <w:t xml:space="preserve">section</w:t>
            </w:r>
          </w:ins>
        </w:sdtContent>
      </w:sdt>
      <w:sdt>
        <w:sdtPr>
          <w:id w:val="-1897077493"/>
          <w:tag w:val="goog_rdk_18"/>
        </w:sdtPr>
        <w:sdtContent>
          <w:del w:author="Sileymane Alassane Wagne" w:id="4" w:date="2026-04-04T06:23:17Z">
            <w:r w:rsidDel="00000000" w:rsidR="00000000" w:rsidRPr="00000000">
              <w:rPr>
                <w:rFonts w:ascii="Arial Narrow" w:cs="Arial Narrow" w:eastAsia="Arial Narrow" w:hAnsi="Arial Narrow"/>
                <w:b w:val="1"/>
                <w:bCs w:val="1"/>
                <w:color w:val="124d2c"/>
                <w:sz w:val="24"/>
                <w:szCs w:val="24"/>
                <w:rtl w:val="0"/>
              </w:rPr>
              <w:delText xml:space="preserve">zone</w:delText>
            </w:r>
          </w:del>
        </w:sdtContent>
      </w:sdt>
      <w:r w:rsidDel="00000000" w:rsidR="00000000" w:rsidRPr="00000000">
        <w:rPr>
          <w:rtl w:val="0"/>
        </w:rPr>
      </w:r>
    </w:p>
    <w:p w:rsidR="00000000" w:rsidDel="00000000" w:rsidP="00000000" w:rsidRDefault="00000000" w:rsidRPr="00000000" w14:paraId="0000005B">
      <w:pPr>
        <w:pBdr>
          <w:left w:color="c9982a" w:space="3" w:sz="10" w:val="single"/>
        </w:pBdr>
        <w:shd w:fill="fdf6e3" w:val="clear"/>
        <w:spacing w:after="50" w:lineRule="auto"/>
        <w:ind w:left="200" w:right="200" w:firstLine="0"/>
        <w:rPr>
          <w:rFonts w:ascii="Arial Narrow" w:cs="Arial Narrow" w:eastAsia="Arial Narrow" w:hAnsi="Arial Narrow"/>
          <w:sz w:val="24"/>
          <w:szCs w:val="24"/>
        </w:rPr>
      </w:pPr>
      <w:r w:rsidDel="00000000" w:rsidR="00000000" w:rsidRPr="00000000">
        <w:rPr>
          <w:rFonts w:ascii="Cambria Math" w:cs="Cambria Math" w:eastAsia="Cambria Math" w:hAnsi="Cambria Math"/>
          <w:i w:val="1"/>
          <w:iCs w:val="1"/>
          <w:color w:val="8b6914"/>
          <w:sz w:val="24"/>
          <w:szCs w:val="24"/>
          <w:rtl w:val="0"/>
        </w:rPr>
        <w:t xml:space="preserve">▸</w:t>
      </w:r>
      <w:r w:rsidDel="00000000" w:rsidR="00000000" w:rsidRPr="00000000">
        <w:rPr>
          <w:rFonts w:ascii="Arial Narrow" w:cs="Arial Narrow" w:eastAsia="Arial Narrow" w:hAnsi="Arial Narrow"/>
          <w:i w:val="1"/>
          <w:iCs w:val="1"/>
          <w:color w:val="8b6914"/>
          <w:sz w:val="24"/>
          <w:szCs w:val="24"/>
          <w:rtl w:val="0"/>
        </w:rPr>
        <w:t xml:space="preserve"> Gouvernance héritée de Yellitaare Thidé Nouakchott (Art. 10–16), conforme à l’Article 8 des Statuts.</w:t>
      </w:r>
      <w:r w:rsidDel="00000000" w:rsidR="00000000" w:rsidRPr="00000000">
        <w:rPr>
          <w:rtl w:val="0"/>
        </w:rPr>
      </w:r>
    </w:p>
    <w:p w:rsidR="00000000" w:rsidDel="00000000" w:rsidP="00000000" w:rsidRDefault="00000000" w:rsidRPr="00000000" w14:paraId="0000005C">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9 : </w:t>
      </w:r>
      <w:r w:rsidDel="00000000" w:rsidR="00000000" w:rsidRPr="00000000">
        <w:rPr>
          <w:rFonts w:ascii="Arial Narrow" w:cs="Arial Narrow" w:eastAsia="Arial Narrow" w:hAnsi="Arial Narrow"/>
          <w:b w:val="1"/>
          <w:bCs w:val="1"/>
          <w:sz w:val="24"/>
          <w:szCs w:val="24"/>
          <w:rtl w:val="0"/>
        </w:rPr>
        <w:t xml:space="preserve">Désignation et rôle</w:t>
      </w:r>
      <w:r w:rsidDel="00000000" w:rsidR="00000000" w:rsidRPr="00000000">
        <w:rPr>
          <w:rtl w:val="0"/>
        </w:rPr>
      </w:r>
    </w:p>
    <w:p w:rsidR="00000000" w:rsidDel="00000000" w:rsidP="00000000" w:rsidRDefault="00000000" w:rsidRPr="00000000" w14:paraId="0000005D">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Conformément à l’Article 11 des Statuts, chaque </w:t>
      </w:r>
      <w:sdt>
        <w:sdtPr>
          <w:id w:val="1514020256"/>
          <w:tag w:val="goog_rdk_19"/>
        </w:sdtPr>
        <w:sdtContent>
          <w:ins w:author="Sileymane Alassane Wagne" w:id="5" w:date="2026-04-04T06:23:18Z">
            <w:r w:rsidDel="00000000" w:rsidR="00000000" w:rsidRPr="00000000">
              <w:rPr>
                <w:rFonts w:ascii="Arial Narrow" w:cs="Arial Narrow" w:eastAsia="Arial Narrow" w:hAnsi="Arial Narrow"/>
                <w:sz w:val="24"/>
                <w:szCs w:val="24"/>
                <w:rtl w:val="0"/>
              </w:rPr>
              <w:t xml:space="preserve">section</w:t>
            </w:r>
          </w:ins>
        </w:sdtContent>
      </w:sdt>
      <w:sdt>
        <w:sdtPr>
          <w:id w:val="-537610096"/>
          <w:tag w:val="goog_rdk_20"/>
        </w:sdtPr>
        <w:sdtContent>
          <w:del w:author="Sileymane Alassane Wagne" w:id="5" w:date="2026-04-04T06:23:18Z">
            <w:r w:rsidDel="00000000" w:rsidR="00000000" w:rsidRPr="00000000">
              <w:rPr>
                <w:rFonts w:ascii="Arial Narrow" w:cs="Arial Narrow" w:eastAsia="Arial Narrow" w:hAnsi="Arial Narrow"/>
                <w:sz w:val="24"/>
                <w:szCs w:val="24"/>
                <w:rtl w:val="0"/>
              </w:rPr>
              <w:delText xml:space="preserve">zone</w:delText>
            </w:r>
          </w:del>
        </w:sdtContent>
      </w:sdt>
      <w:r w:rsidDel="00000000" w:rsidR="00000000" w:rsidRPr="00000000">
        <w:rPr>
          <w:rFonts w:ascii="Arial Narrow" w:cs="Arial Narrow" w:eastAsia="Arial Narrow" w:hAnsi="Arial Narrow"/>
          <w:sz w:val="24"/>
          <w:szCs w:val="24"/>
          <w:rtl w:val="0"/>
        </w:rPr>
        <w:t xml:space="preserve"> désigne ses représentants à l’AG de façon transparente. Le minimum est de cinq (5) représentants </w:t>
      </w:r>
      <w:sdt>
        <w:sdtPr>
          <w:id w:val="-680746539"/>
          <w:tag w:val="goog_rdk_21"/>
        </w:sdtPr>
        <w:sdtContent>
          <w:ins w:author="Sileymane Alassane Wagne" w:id="6" w:date="2026-04-04T06:23:18Z">
            <w:r w:rsidDel="00000000" w:rsidR="00000000" w:rsidRPr="00000000">
              <w:rPr>
                <w:rFonts w:ascii="Arial Narrow" w:cs="Arial Narrow" w:eastAsia="Arial Narrow" w:hAnsi="Arial Narrow"/>
                <w:sz w:val="24"/>
                <w:szCs w:val="24"/>
                <w:rtl w:val="0"/>
              </w:rPr>
              <w:t xml:space="preserve">section</w:t>
            </w:r>
          </w:ins>
        </w:sdtContent>
      </w:sdt>
      <w:sdt>
        <w:sdtPr>
          <w:id w:val="-201311764"/>
          <w:tag w:val="goog_rdk_22"/>
        </w:sdtPr>
        <w:sdtContent>
          <w:del w:author="Sileymane Alassane Wagne" w:id="6" w:date="2026-04-04T06:23:18Z">
            <w:r w:rsidDel="00000000" w:rsidR="00000000" w:rsidRPr="00000000">
              <w:rPr>
                <w:rFonts w:ascii="Arial Narrow" w:cs="Arial Narrow" w:eastAsia="Arial Narrow" w:hAnsi="Arial Narrow"/>
                <w:sz w:val="24"/>
                <w:szCs w:val="24"/>
                <w:rtl w:val="0"/>
              </w:rPr>
              <w:delText xml:space="preserve">par zone</w:delText>
            </w:r>
          </w:del>
        </w:sdtContent>
      </w:sdt>
      <w:r w:rsidDel="00000000" w:rsidR="00000000" w:rsidRPr="00000000">
        <w:rPr>
          <w:rFonts w:ascii="Arial Narrow" w:cs="Arial Narrow" w:eastAsia="Arial Narrow" w:hAnsi="Arial Narrow"/>
          <w:sz w:val="24"/>
          <w:szCs w:val="24"/>
          <w:rtl w:val="0"/>
        </w:rPr>
        <w:t xml:space="preserve">. Ils sont chargés de :</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Recenser et maintenir à jour la liste des membres actifs de leur </w:t>
      </w:r>
      <w:sdt>
        <w:sdtPr>
          <w:id w:val="-1495935476"/>
          <w:tag w:val="goog_rdk_23"/>
        </w:sdtPr>
        <w:sdtContent>
          <w:ins w:author="Sileymane Alassane Wagne" w:id="7" w:date="2026-04-04T06:23:19Z"/>
          <w:sdt>
            <w:sdtPr>
              <w:id w:val="2001518889"/>
              <w:tag w:val="goog_rdk_24"/>
            </w:sdtPr>
            <w:sdtContent>
              <w:ins w:author="Sileymane Alassane Wagne" w:id="7" w:date="2026-04-04T06:23:19Z">
                <w:r w:rsidDel="00000000" w:rsidR="00000000" w:rsidRPr="00000000">
                  <w:rPr>
                    <w:rFonts w:ascii="Arial Narrow" w:cs="Arial Narrow" w:eastAsia="Arial Narrow" w:hAnsi="Arial Narrow"/>
                    <w:sz w:val="24"/>
                    <w:szCs w:val="24"/>
                    <w:rtl w:val="0"/>
                    <w:rPrChange w:author="Sileymane Alassane Wagne" w:id="8" w:date="2026-04-04T06:23:19Z">
                      <w:rPr>
                        <w:rFonts w:ascii="Arial Narrow" w:cs="Arial Narrow" w:eastAsia="Arial Narrow" w:hAnsi="Arial Narrow"/>
                        <w:b w:val="0"/>
                        <w:bCs w:val="0"/>
                        <w:i w:val="0"/>
                        <w:iCs w:val="0"/>
                        <w:smallCaps w:val="0"/>
                        <w:strike w:val="0"/>
                        <w:color w:val="2e2e2e"/>
                        <w:sz w:val="24"/>
                        <w:szCs w:val="24"/>
                        <w:u w:val="none"/>
                        <w:shd w:fill="auto" w:val="clear"/>
                        <w:vertAlign w:val="baseline"/>
                      </w:rPr>
                    </w:rPrChange>
                  </w:rPr>
                  <w:t xml:space="preserve">section</w:t>
                </w:r>
              </w:ins>
            </w:sdtContent>
          </w:sdt>
          <w:ins w:author="Sileymane Alassane Wagne" w:id="7" w:date="2026-04-04T06:23:19Z"/>
        </w:sdtContent>
      </w:sdt>
      <w:sdt>
        <w:sdtPr>
          <w:id w:val="1204726359"/>
          <w:tag w:val="goog_rdk_25"/>
        </w:sdtPr>
        <w:sdtContent>
          <w:del w:author="Sileymane Alassane Wagne" w:id="7" w:date="2026-04-04T06:23:19Z"/>
          <w:sdt>
            <w:sdtPr>
              <w:id w:val="687356298"/>
              <w:tag w:val="goog_rdk_26"/>
            </w:sdtPr>
            <w:sdtContent>
              <w:del w:author="Sileymane Alassane Wagne" w:id="7" w:date="2026-04-04T06:23:19Z">
                <w:r w:rsidDel="00000000" w:rsidR="00000000" w:rsidRPr="00000000">
                  <w:rPr>
                    <w:rFonts w:ascii="Arial Narrow" w:cs="Arial Narrow" w:eastAsia="Arial Narrow" w:hAnsi="Arial Narrow"/>
                    <w:sz w:val="24"/>
                    <w:szCs w:val="24"/>
                    <w:rtl w:val="0"/>
                    <w:rPrChange w:author="Sileymane Alassane Wagne" w:id="8" w:date="2026-04-04T06:23:19Z">
                      <w:rPr>
                        <w:rFonts w:ascii="Arial Narrow" w:cs="Arial Narrow" w:eastAsia="Arial Narrow" w:hAnsi="Arial Narrow"/>
                        <w:b w:val="0"/>
                        <w:bCs w:val="0"/>
                        <w:i w:val="0"/>
                        <w:iCs w:val="0"/>
                        <w:smallCaps w:val="0"/>
                        <w:strike w:val="0"/>
                        <w:color w:val="2e2e2e"/>
                        <w:sz w:val="24"/>
                        <w:szCs w:val="24"/>
                        <w:u w:val="none"/>
                        <w:shd w:fill="auto" w:val="clear"/>
                        <w:vertAlign w:val="baseline"/>
                      </w:rPr>
                    </w:rPrChange>
                  </w:rPr>
                  <w:delText xml:space="preserve">zone</w:delText>
                </w:r>
              </w:del>
            </w:sdtContent>
          </w:sdt>
          <w:del w:author="Sileymane Alassane Wagne" w:id="7" w:date="2026-04-04T06:23:19Z"/>
        </w:sdtContent>
      </w:sdt>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 ;</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Collecter et transmettre les cotisations au Trésorier Adjoint ;</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Diffuser les décisions des AG et du CG à leur communauté ;</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Porter les préoccupations et propositions de leur zone devant les organes.</w:t>
      </w:r>
    </w:p>
    <w:p w:rsidR="00000000" w:rsidDel="00000000" w:rsidP="00000000" w:rsidRDefault="00000000" w:rsidRPr="00000000" w14:paraId="00000062">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10 : </w:t>
      </w:r>
      <w:r w:rsidDel="00000000" w:rsidR="00000000" w:rsidRPr="00000000">
        <w:rPr>
          <w:rFonts w:ascii="Arial Narrow" w:cs="Arial Narrow" w:eastAsia="Arial Narrow" w:hAnsi="Arial Narrow"/>
          <w:b w:val="1"/>
          <w:bCs w:val="1"/>
          <w:sz w:val="24"/>
          <w:szCs w:val="24"/>
          <w:rtl w:val="0"/>
        </w:rPr>
        <w:t xml:space="preserve">Obligations de présence et compte rendu</w:t>
      </w:r>
      <w:r w:rsidDel="00000000" w:rsidR="00000000" w:rsidRPr="00000000">
        <w:rPr>
          <w:rtl w:val="0"/>
        </w:rPr>
      </w:r>
    </w:p>
    <w:sdt>
      <w:sdtPr>
        <w:id w:val="181232143"/>
        <w:tag w:val="goog_rdk_30"/>
      </w:sdtPr>
      <w:sdtContent>
        <w:p w:rsidR="00000000" w:rsidDel="00000000" w:rsidP="00000000" w:rsidRDefault="00000000" w:rsidRPr="00000000" w14:paraId="00000063">
          <w:pPr>
            <w:spacing w:after="240" w:before="240" w:line="276" w:lineRule="auto"/>
            <w:rPr>
              <w:ins w:author="Sileymane Alassane Wagne" w:id="9" w:date="2026-04-04T06:25:52Z"/>
              <w:rFonts w:ascii="Arial Narrow" w:cs="Arial Narrow" w:eastAsia="Arial Narrow" w:hAnsi="Arial Narrow"/>
              <w:sz w:val="24"/>
              <w:szCs w:val="24"/>
              <w:rPrChange w:author="Sileymane Alassane Wagne" w:id="10" w:date="2026-04-04T06:25:52Z">
                <w:rPr>
                  <w:rFonts w:ascii="Arial Narrow" w:cs="Arial Narrow" w:eastAsia="Arial Narrow" w:hAnsi="Arial Narrow"/>
                  <w:sz w:val="24"/>
                  <w:szCs w:val="24"/>
                </w:rPr>
              </w:rPrChange>
            </w:rPr>
          </w:pPr>
          <w:sdt>
            <w:sdtPr>
              <w:id w:val="-270729111"/>
              <w:tag w:val="goog_rdk_28"/>
            </w:sdtPr>
            <w:sdtContent>
              <w:ins w:author="Sileymane Alassane Wagne" w:id="9" w:date="2026-04-04T06:25:52Z"/>
              <w:sdt>
                <w:sdtPr>
                  <w:id w:val="-527045585"/>
                  <w:tag w:val="goog_rdk_29"/>
                </w:sdtPr>
                <w:sdtContent>
                  <w:ins w:author="Sileymane Alassane Wagne" w:id="9" w:date="2026-04-04T06:25:52Z">
                    <w:r w:rsidDel="00000000" w:rsidR="00000000" w:rsidRPr="00000000">
                      <w:rPr>
                        <w:rFonts w:ascii="Arial Narrow" w:cs="Arial Narrow" w:eastAsia="Arial Narrow" w:hAnsi="Arial Narrow"/>
                        <w:sz w:val="24"/>
                        <w:szCs w:val="24"/>
                        <w:rtl w:val="0"/>
                        <w:rPrChange w:author="Sileymane Alassane Wagne" w:id="10" w:date="2026-04-04T06:25:52Z">
                          <w:rPr>
                            <w:rFonts w:ascii="Arial Narrow" w:cs="Arial Narrow" w:eastAsia="Arial Narrow" w:hAnsi="Arial Narrow"/>
                            <w:sz w:val="24"/>
                            <w:szCs w:val="24"/>
                          </w:rPr>
                        </w:rPrChange>
                      </w:rPr>
                      <w:t xml:space="preserve">Les représentants sont tenus d'assister à toutes les sessions de l'Assemblée Générale, qu'elles se tiennent en présentiel ou par voie numérique via les plateformes de communication officiellement retenues par l'organisation.</w:t>
                    </w:r>
                  </w:ins>
                </w:sdtContent>
              </w:sdt>
              <w:ins w:author="Sileymane Alassane Wagne" w:id="9" w:date="2026-04-04T06:25:52Z"/>
            </w:sdtContent>
          </w:sdt>
        </w:p>
      </w:sdtContent>
    </w:sdt>
    <w:sdt>
      <w:sdtPr>
        <w:id w:val="-1291257417"/>
        <w:tag w:val="goog_rdk_33"/>
      </w:sdtPr>
      <w:sdtContent>
        <w:p w:rsidR="00000000" w:rsidDel="00000000" w:rsidP="00000000" w:rsidRDefault="00000000" w:rsidRPr="00000000" w14:paraId="00000064">
          <w:pPr>
            <w:spacing w:after="240" w:before="240" w:line="276" w:lineRule="auto"/>
            <w:rPr>
              <w:ins w:author="Sileymane Alassane Wagne" w:id="9" w:date="2026-04-04T06:25:52Z"/>
              <w:rFonts w:ascii="Arial Narrow" w:cs="Arial Narrow" w:eastAsia="Arial Narrow" w:hAnsi="Arial Narrow"/>
              <w:sz w:val="24"/>
              <w:szCs w:val="24"/>
              <w:rPrChange w:author="Sileymane Alassane Wagne" w:id="10" w:date="2026-04-04T06:25:52Z">
                <w:rPr>
                  <w:rFonts w:ascii="Arial Narrow" w:cs="Arial Narrow" w:eastAsia="Arial Narrow" w:hAnsi="Arial Narrow"/>
                  <w:sz w:val="24"/>
                  <w:szCs w:val="24"/>
                </w:rPr>
              </w:rPrChange>
            </w:rPr>
          </w:pPr>
          <w:sdt>
            <w:sdtPr>
              <w:id w:val="-1167803257"/>
              <w:tag w:val="goog_rdk_31"/>
            </w:sdtPr>
            <w:sdtContent>
              <w:ins w:author="Sileymane Alassane Wagne" w:id="9" w:date="2026-04-04T06:25:52Z"/>
              <w:sdt>
                <w:sdtPr>
                  <w:id w:val="-634734481"/>
                  <w:tag w:val="goog_rdk_32"/>
                </w:sdtPr>
                <w:sdtContent>
                  <w:ins w:author="Sileymane Alassane Wagne" w:id="9" w:date="2026-04-04T06:25:52Z">
                    <w:r w:rsidDel="00000000" w:rsidR="00000000" w:rsidRPr="00000000">
                      <w:rPr>
                        <w:rFonts w:ascii="Arial Narrow" w:cs="Arial Narrow" w:eastAsia="Arial Narrow" w:hAnsi="Arial Narrow"/>
                        <w:sz w:val="24"/>
                        <w:szCs w:val="24"/>
                        <w:rtl w:val="0"/>
                        <w:rPrChange w:author="Sileymane Alassane Wagne" w:id="10" w:date="2026-04-04T06:25:52Z">
                          <w:rPr>
                            <w:rFonts w:ascii="Arial Narrow" w:cs="Arial Narrow" w:eastAsia="Arial Narrow" w:hAnsi="Arial Narrow"/>
                            <w:sz w:val="24"/>
                            <w:szCs w:val="24"/>
                          </w:rPr>
                        </w:rPrChange>
                      </w:rPr>
                      <w:t xml:space="preserve">Toute absence doit être justifiée auprès du Président du Comité de Gestion au moins vingt-quatre (24) heures avant l'ouverture de la séance.</w:t>
                    </w:r>
                  </w:ins>
                </w:sdtContent>
              </w:sdt>
              <w:ins w:author="Sileymane Alassane Wagne" w:id="9" w:date="2026-04-04T06:25:52Z"/>
            </w:sdtContent>
          </w:sdt>
        </w:p>
      </w:sdtContent>
    </w:sdt>
    <w:sdt>
      <w:sdtPr>
        <w:id w:val="-1827347629"/>
        <w:tag w:val="goog_rdk_36"/>
      </w:sdtPr>
      <w:sdtContent>
        <w:p w:rsidR="00000000" w:rsidDel="00000000" w:rsidP="00000000" w:rsidRDefault="00000000" w:rsidRPr="00000000" w14:paraId="00000065">
          <w:pPr>
            <w:spacing w:after="240" w:before="240" w:line="276" w:lineRule="auto"/>
            <w:rPr>
              <w:ins w:author="Sileymane Alassane Wagne" w:id="9" w:date="2026-04-04T06:25:52Z"/>
              <w:rFonts w:ascii="Arial Narrow" w:cs="Arial Narrow" w:eastAsia="Arial Narrow" w:hAnsi="Arial Narrow"/>
              <w:sz w:val="24"/>
              <w:szCs w:val="24"/>
              <w:rPrChange w:author="Sileymane Alassane Wagne" w:id="10" w:date="2026-04-04T06:25:52Z">
                <w:rPr>
                  <w:rFonts w:ascii="Arial Narrow" w:cs="Arial Narrow" w:eastAsia="Arial Narrow" w:hAnsi="Arial Narrow"/>
                  <w:sz w:val="24"/>
                  <w:szCs w:val="24"/>
                </w:rPr>
              </w:rPrChange>
            </w:rPr>
          </w:pPr>
          <w:sdt>
            <w:sdtPr>
              <w:id w:val="1965377517"/>
              <w:tag w:val="goog_rdk_34"/>
            </w:sdtPr>
            <w:sdtContent>
              <w:ins w:author="Sileymane Alassane Wagne" w:id="9" w:date="2026-04-04T06:25:52Z"/>
              <w:sdt>
                <w:sdtPr>
                  <w:id w:val="-1756481083"/>
                  <w:tag w:val="goog_rdk_35"/>
                </w:sdtPr>
                <w:sdtContent>
                  <w:ins w:author="Sileymane Alassane Wagne" w:id="9" w:date="2026-04-04T06:25:52Z">
                    <w:r w:rsidDel="00000000" w:rsidR="00000000" w:rsidRPr="00000000">
                      <w:rPr>
                        <w:rFonts w:ascii="Arial Narrow" w:cs="Arial Narrow" w:eastAsia="Arial Narrow" w:hAnsi="Arial Narrow"/>
                        <w:sz w:val="24"/>
                        <w:szCs w:val="24"/>
                        <w:rtl w:val="0"/>
                        <w:rPrChange w:author="Sileymane Alassane Wagne" w:id="10" w:date="2026-04-04T06:25:52Z">
                          <w:rPr>
                            <w:rFonts w:ascii="Arial Narrow" w:cs="Arial Narrow" w:eastAsia="Arial Narrow" w:hAnsi="Arial Narrow"/>
                            <w:sz w:val="24"/>
                            <w:szCs w:val="24"/>
                          </w:rPr>
                        </w:rPrChange>
                      </w:rPr>
                      <w:t xml:space="preserve">Deux (2) absences injustifiées consécutives entraînent une saisine de la section concernée par le Président du Comité de Gestion, aux fins de désignation d'un remplaçant ou de tout autre mesure jugée appropriée.</w:t>
                    </w:r>
                  </w:ins>
                </w:sdtContent>
              </w:sdt>
              <w:ins w:author="Sileymane Alassane Wagne" w:id="9" w:date="2026-04-04T06:25:52Z"/>
            </w:sdtContent>
          </w:sdt>
        </w:p>
      </w:sdtContent>
    </w:sdt>
    <w:p w:rsidR="00000000" w:rsidDel="00000000" w:rsidP="00000000" w:rsidRDefault="00000000" w:rsidRPr="00000000" w14:paraId="00000066">
      <w:pPr>
        <w:spacing w:after="60" w:line="276" w:lineRule="auto"/>
        <w:rPr>
          <w:rFonts w:ascii="Arial Narrow" w:cs="Arial Narrow" w:eastAsia="Arial Narrow" w:hAnsi="Arial Narrow"/>
          <w:sz w:val="24"/>
          <w:szCs w:val="24"/>
        </w:rPr>
      </w:pPr>
      <w:sdt>
        <w:sdtPr>
          <w:id w:val="-984751830"/>
          <w:tag w:val="goog_rdk_38"/>
        </w:sdtPr>
        <w:sdtContent>
          <w:del w:author="Sileymane Alassane Wagne" w:id="9" w:date="2026-04-04T06:25:52Z"/>
          <w:sdt>
            <w:sdtPr>
              <w:id w:val="1032323323"/>
              <w:tag w:val="goog_rdk_39"/>
            </w:sdtPr>
            <w:sdtContent>
              <w:del w:author="Sileymane Alassane Wagne" w:id="9" w:date="2026-04-04T06:25:52Z">
                <w:r w:rsidDel="00000000" w:rsidR="00000000" w:rsidRPr="00000000">
                  <w:rPr>
                    <w:rFonts w:ascii="Arial Narrow" w:cs="Arial Narrow" w:eastAsia="Arial Narrow" w:hAnsi="Arial Narrow"/>
                    <w:sz w:val="24"/>
                    <w:szCs w:val="24"/>
                    <w:rtl w:val="0"/>
                    <w:rPrChange w:author="Sileymane Alassane Wagne" w:id="10" w:date="2026-04-04T06:25:52Z">
                      <w:rPr>
                        <w:rFonts w:ascii="Arial Narrow" w:cs="Arial Narrow" w:eastAsia="Arial Narrow" w:hAnsi="Arial Narrow"/>
                        <w:sz w:val="24"/>
                        <w:szCs w:val="24"/>
                      </w:rPr>
                    </w:rPrChange>
                  </w:rPr>
                  <w:delText xml:space="preserve">Les représentants assistent à toutes les sessions de l’AG. Toute absence doit être justifiée, d’au moins 24 heures, avant la séance. Deux (2) absences injustifiées consécutives entraînent une saisine de leur </w:delText>
                </w:r>
              </w:del>
            </w:sdtContent>
          </w:sdt>
          <w:del w:author="Sileymane Alassane Wagne" w:id="9" w:date="2026-04-04T06:25:52Z"/>
        </w:sdtContent>
      </w:sdt>
      <w:sdt>
        <w:sdtPr>
          <w:id w:val="-1769962922"/>
          <w:tag w:val="goog_rdk_40"/>
        </w:sdtPr>
        <w:sdtContent>
          <w:ins w:author="Sileymane Alassane Wagne" w:id="11" w:date="2026-04-04T06:23:20Z">
            <w:sdt>
              <w:sdtPr>
                <w:id w:val="1632773768"/>
                <w:tag w:val="goog_rdk_41"/>
              </w:sdtPr>
              <w:sdtContent>
                <w:del w:author="Sileymane Alassane Wagne" w:id="9" w:date="2026-04-04T06:25:52Z"/>
              </w:sdtContent>
            </w:sdt>
          </w:ins>
          <w:sdt>
            <w:sdtPr>
              <w:id w:val="-322558926"/>
              <w:tag w:val="goog_rdk_42"/>
            </w:sdtPr>
            <w:sdtContent>
              <w:ins w:author="Sileymane Alassane Wagne" w:id="11" w:date="2026-04-04T06:23:20Z">
                <w:del w:author="Sileymane Alassane Wagne" w:id="9" w:date="2026-04-04T06:25:52Z">
                  <w:r w:rsidDel="00000000" w:rsidR="00000000" w:rsidRPr="00000000">
                    <w:rPr>
                      <w:rFonts w:ascii="Arial Narrow" w:cs="Arial Narrow" w:eastAsia="Arial Narrow" w:hAnsi="Arial Narrow"/>
                      <w:sz w:val="24"/>
                      <w:szCs w:val="24"/>
                      <w:rtl w:val="0"/>
                      <w:rPrChange w:author="Sileymane Alassane Wagne" w:id="10" w:date="2026-04-04T06:25:52Z">
                        <w:rPr>
                          <w:rFonts w:ascii="Arial Narrow" w:cs="Arial Narrow" w:eastAsia="Arial Narrow" w:hAnsi="Arial Narrow"/>
                          <w:sz w:val="24"/>
                          <w:szCs w:val="24"/>
                        </w:rPr>
                      </w:rPrChange>
                    </w:rPr>
                    <w:delText xml:space="preserve">section</w:delText>
                  </w:r>
                </w:del>
              </w:ins>
            </w:sdtContent>
          </w:sdt>
          <w:ins w:author="Sileymane Alassane Wagne" w:id="11" w:date="2026-04-04T06:23:20Z">
            <w:del w:author="Sileymane Alassane Wagne" w:id="9" w:date="2026-04-04T06:25:52Z"/>
          </w:ins>
        </w:sdtContent>
      </w:sdt>
      <w:sdt>
        <w:sdtPr>
          <w:id w:val="-1846074147"/>
          <w:tag w:val="goog_rdk_43"/>
        </w:sdtPr>
        <w:sdtContent>
          <w:del w:author="Sileymane Alassane Wagne" w:id="9" w:date="2026-04-04T06:25:52Z"/>
          <w:sdt>
            <w:sdtPr>
              <w:id w:val="-1217594627"/>
              <w:tag w:val="goog_rdk_44"/>
            </w:sdtPr>
            <w:sdtContent>
              <w:del w:author="Sileymane Alassane Wagne" w:id="9" w:date="2026-04-04T06:25:52Z">
                <w:r w:rsidDel="00000000" w:rsidR="00000000" w:rsidRPr="00000000">
                  <w:rPr>
                    <w:rFonts w:ascii="Arial Narrow" w:cs="Arial Narrow" w:eastAsia="Arial Narrow" w:hAnsi="Arial Narrow"/>
                    <w:sz w:val="24"/>
                    <w:szCs w:val="24"/>
                    <w:rtl w:val="0"/>
                    <w:rPrChange w:author="Sileymane Alassane Wagne" w:id="10" w:date="2026-04-04T06:25:52Z">
                      <w:rPr>
                        <w:rFonts w:ascii="Arial Narrow" w:cs="Arial Narrow" w:eastAsia="Arial Narrow" w:hAnsi="Arial Narrow"/>
                        <w:sz w:val="24"/>
                        <w:szCs w:val="24"/>
                      </w:rPr>
                    </w:rPrChange>
                  </w:rPr>
                  <w:delText xml:space="preserve">zone </w:delText>
                </w:r>
              </w:del>
            </w:sdtContent>
          </w:sdt>
          <w:del w:author="Sileymane Alassane Wagne" w:id="9" w:date="2026-04-04T06:25:52Z">
            <w:sdt>
              <w:sdtPr>
                <w:id w:val="1772482215"/>
                <w:tag w:val="goog_rdk_45"/>
              </w:sdtPr>
              <w:sdtContent>
                <w:r w:rsidDel="00000000" w:rsidR="00000000" w:rsidRPr="00000000">
                  <w:rPr>
                    <w:rFonts w:ascii="Arial Narrow" w:cs="Arial Narrow" w:eastAsia="Arial Narrow" w:hAnsi="Arial Narrow"/>
                    <w:sz w:val="24"/>
                    <w:szCs w:val="24"/>
                    <w:rtl w:val="0"/>
                    <w:rPrChange w:author="Sileymane Alassane Wagne" w:id="10" w:date="2026-04-04T06:25:52Z">
                      <w:rPr>
                        <w:rFonts w:ascii="Arial Narrow" w:cs="Arial Narrow" w:eastAsia="Arial Narrow" w:hAnsi="Arial Narrow"/>
                        <w:sz w:val="24"/>
                        <w:szCs w:val="24"/>
                      </w:rPr>
                    </w:rPrChange>
                  </w:rPr>
                  <w:delText xml:space="preserve">par le Président du CG.</w:delText>
                </w:r>
              </w:sdtContent>
            </w:sdt>
          </w:del>
        </w:sdtContent>
      </w:sdt>
      <w:r w:rsidDel="00000000" w:rsidR="00000000" w:rsidRPr="00000000">
        <w:rPr>
          <w:rtl w:val="0"/>
        </w:rPr>
      </w:r>
    </w:p>
    <w:p w:rsidR="00000000" w:rsidDel="00000000" w:rsidP="00000000" w:rsidRDefault="00000000" w:rsidRPr="00000000" w14:paraId="00000067">
      <w:pPr>
        <w:pBdr>
          <w:left w:color="c9982a" w:space="3" w:sz="10" w:val="single"/>
        </w:pBdr>
        <w:shd w:fill="fdf6e3" w:val="clear"/>
        <w:spacing w:after="50" w:lineRule="auto"/>
        <w:ind w:left="200" w:right="200" w:firstLine="0"/>
        <w:rPr>
          <w:rFonts w:ascii="Arial Narrow" w:cs="Arial Narrow" w:eastAsia="Arial Narrow" w:hAnsi="Arial Narrow"/>
          <w:sz w:val="24"/>
          <w:szCs w:val="24"/>
        </w:rPr>
      </w:pPr>
      <w:r w:rsidDel="00000000" w:rsidR="00000000" w:rsidRPr="00000000">
        <w:rPr>
          <w:rFonts w:ascii="Cambria Math" w:cs="Cambria Math" w:eastAsia="Cambria Math" w:hAnsi="Cambria Math"/>
          <w:i w:val="1"/>
          <w:iCs w:val="1"/>
          <w:color w:val="8b6914"/>
          <w:sz w:val="24"/>
          <w:szCs w:val="24"/>
          <w:rtl w:val="0"/>
        </w:rPr>
        <w:t xml:space="preserve">▸</w:t>
      </w:r>
      <w:r w:rsidDel="00000000" w:rsidR="00000000" w:rsidRPr="00000000">
        <w:rPr>
          <w:rFonts w:ascii="Arial Narrow" w:cs="Arial Narrow" w:eastAsia="Arial Narrow" w:hAnsi="Arial Narrow"/>
          <w:i w:val="1"/>
          <w:iCs w:val="1"/>
          <w:color w:val="8b6914"/>
          <w:sz w:val="24"/>
          <w:szCs w:val="24"/>
          <w:rtl w:val="0"/>
        </w:rPr>
        <w:t xml:space="preserve"> Issu de l’Article 16 de Yellitaare Thidé Nouakchott.</w:t>
      </w:r>
      <w:r w:rsidDel="00000000" w:rsidR="00000000" w:rsidRPr="00000000">
        <w:rPr>
          <w:rtl w:val="0"/>
        </w:rPr>
      </w:r>
    </w:p>
    <w:p w:rsidR="00000000" w:rsidDel="00000000" w:rsidP="00000000" w:rsidRDefault="00000000" w:rsidRPr="00000000" w14:paraId="00000068">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11 : </w:t>
      </w:r>
      <w:r w:rsidDel="00000000" w:rsidR="00000000" w:rsidRPr="00000000">
        <w:rPr>
          <w:rFonts w:ascii="Arial Narrow" w:cs="Arial Narrow" w:eastAsia="Arial Narrow" w:hAnsi="Arial Narrow"/>
          <w:b w:val="1"/>
          <w:bCs w:val="1"/>
          <w:sz w:val="24"/>
          <w:szCs w:val="24"/>
          <w:rtl w:val="0"/>
        </w:rPr>
        <w:t xml:space="preserve">Responsabilité solidaire</w:t>
      </w:r>
      <w:r w:rsidDel="00000000" w:rsidR="00000000" w:rsidRPr="00000000">
        <w:rPr>
          <w:rtl w:val="0"/>
        </w:rPr>
      </w:r>
    </w:p>
    <w:p w:rsidR="00000000" w:rsidDel="00000000" w:rsidP="00000000" w:rsidRDefault="00000000" w:rsidRPr="00000000" w14:paraId="00000069">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cas de détournement de cotisations collectées par un représentant, la</w:t>
      </w:r>
      <w:sdt>
        <w:sdtPr>
          <w:id w:val="395217869"/>
          <w:tag w:val="goog_rdk_46"/>
        </w:sdtPr>
        <w:sdtContent>
          <w:ins w:author="Sileymane Alassane Wagne" w:id="12" w:date="2026-04-04T06:29:46Z">
            <w:r w:rsidDel="00000000" w:rsidR="00000000" w:rsidRPr="00000000">
              <w:rPr>
                <w:rFonts w:ascii="Arial Narrow" w:cs="Arial Narrow" w:eastAsia="Arial Narrow" w:hAnsi="Arial Narrow"/>
                <w:sz w:val="24"/>
                <w:szCs w:val="24"/>
                <w:rtl w:val="0"/>
              </w:rPr>
              <w:t xml:space="preserve"> section</w:t>
            </w:r>
          </w:ins>
        </w:sdtContent>
      </w:sdt>
      <w:sdt>
        <w:sdtPr>
          <w:id w:val="-242317316"/>
          <w:tag w:val="goog_rdk_47"/>
        </w:sdtPr>
        <w:sdtContent>
          <w:del w:author="Sileymane Alassane Wagne" w:id="12" w:date="2026-04-04T06:29:46Z">
            <w:r w:rsidDel="00000000" w:rsidR="00000000" w:rsidRPr="00000000">
              <w:rPr>
                <w:rFonts w:ascii="Arial Narrow" w:cs="Arial Narrow" w:eastAsia="Arial Narrow" w:hAnsi="Arial Narrow"/>
                <w:sz w:val="24"/>
                <w:szCs w:val="24"/>
                <w:rtl w:val="0"/>
              </w:rPr>
              <w:delText xml:space="preserve"> zone</w:delText>
            </w:r>
          </w:del>
        </w:sdtContent>
      </w:sdt>
      <w:r w:rsidDel="00000000" w:rsidR="00000000" w:rsidRPr="00000000">
        <w:rPr>
          <w:rFonts w:ascii="Arial Narrow" w:cs="Arial Narrow" w:eastAsia="Arial Narrow" w:hAnsi="Arial Narrow"/>
          <w:sz w:val="24"/>
          <w:szCs w:val="24"/>
          <w:rtl w:val="0"/>
        </w:rPr>
        <w:t xml:space="preserve"> concernée est solidairement responsable du remboursement vis-à-vis de l’Organisation et procède au remplacement du représentant dans le délai fixé par le CG.</w:t>
      </w:r>
    </w:p>
    <w:p w:rsidR="00000000" w:rsidDel="00000000" w:rsidP="00000000" w:rsidRDefault="00000000" w:rsidRPr="00000000" w14:paraId="0000006A">
      <w:pPr>
        <w:pBdr>
          <w:left w:color="c9982a" w:space="3" w:sz="10" w:val="single"/>
        </w:pBdr>
        <w:shd w:fill="fdf6e3" w:val="clear"/>
        <w:spacing w:after="50" w:lineRule="auto"/>
        <w:ind w:left="200" w:right="200" w:firstLine="0"/>
        <w:rPr>
          <w:rFonts w:ascii="Arial Narrow" w:cs="Arial Narrow" w:eastAsia="Arial Narrow" w:hAnsi="Arial Narrow"/>
          <w:sz w:val="24"/>
          <w:szCs w:val="24"/>
        </w:rPr>
      </w:pPr>
      <w:r w:rsidDel="00000000" w:rsidR="00000000" w:rsidRPr="00000000">
        <w:rPr>
          <w:rFonts w:ascii="Cambria Math" w:cs="Cambria Math" w:eastAsia="Cambria Math" w:hAnsi="Cambria Math"/>
          <w:i w:val="1"/>
          <w:iCs w:val="1"/>
          <w:color w:val="8b6914"/>
          <w:sz w:val="24"/>
          <w:szCs w:val="24"/>
          <w:rtl w:val="0"/>
        </w:rPr>
        <w:t xml:space="preserve">▸</w:t>
      </w:r>
      <w:r w:rsidDel="00000000" w:rsidR="00000000" w:rsidRPr="00000000">
        <w:rPr>
          <w:rFonts w:ascii="Arial Narrow" w:cs="Arial Narrow" w:eastAsia="Arial Narrow" w:hAnsi="Arial Narrow"/>
          <w:i w:val="1"/>
          <w:iCs w:val="1"/>
          <w:color w:val="8b6914"/>
          <w:sz w:val="24"/>
          <w:szCs w:val="24"/>
          <w:rtl w:val="0"/>
        </w:rPr>
        <w:t xml:space="preserve"> Issu de l’Article 54 de Yellitaare Thidé Nouakchott.</w:t>
      </w:r>
      <w:r w:rsidDel="00000000" w:rsidR="00000000" w:rsidRPr="00000000">
        <w:rPr>
          <w:rtl w:val="0"/>
        </w:rPr>
      </w:r>
    </w:p>
    <w:p w:rsidR="00000000" w:rsidDel="00000000" w:rsidP="00000000" w:rsidRDefault="00000000" w:rsidRPr="00000000" w14:paraId="0000006B">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12 : </w:t>
      </w:r>
      <w:r w:rsidDel="00000000" w:rsidR="00000000" w:rsidRPr="00000000">
        <w:rPr>
          <w:rFonts w:ascii="Arial Narrow" w:cs="Arial Narrow" w:eastAsia="Arial Narrow" w:hAnsi="Arial Narrow"/>
          <w:b w:val="1"/>
          <w:bCs w:val="1"/>
          <w:sz w:val="24"/>
          <w:szCs w:val="24"/>
          <w:rtl w:val="0"/>
        </w:rPr>
        <w:t xml:space="preserve">Renouvellement des représentants</w:t>
      </w:r>
      <w:r w:rsidDel="00000000" w:rsidR="00000000" w:rsidRPr="00000000">
        <w:rPr>
          <w:rtl w:val="0"/>
        </w:rPr>
      </w:r>
    </w:p>
    <w:p w:rsidR="00000000" w:rsidDel="00000000" w:rsidP="00000000" w:rsidRDefault="00000000" w:rsidRPr="00000000" w14:paraId="0000006C">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Chaque zone est souveraine dans le choix de ses représentants et doit les remplacer en cas de défaillance. Après chaque renouvellement du CG, les zones communiquent les noms de leurs représentants au Secrétaire Général dans trente (30) jours.</w:t>
      </w:r>
    </w:p>
    <w:p w:rsidR="00000000" w:rsidDel="00000000" w:rsidP="00000000" w:rsidRDefault="00000000" w:rsidRPr="00000000" w14:paraId="0000006D">
      <w:pPr>
        <w:shd w:fill="1a6b3c" w:val="clear"/>
        <w:spacing w:after="8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ffffff"/>
          <w:sz w:val="24"/>
          <w:szCs w:val="24"/>
          <w:rtl w:val="0"/>
        </w:rPr>
        <w:t xml:space="preserve">TITRE II — FONCTIONNEMENT DE L’ASSEMBLÉE GÉNÉRALE</w:t>
      </w:r>
      <w:r w:rsidDel="00000000" w:rsidR="00000000" w:rsidRPr="00000000">
        <w:rPr>
          <w:rtl w:val="0"/>
        </w:rPr>
      </w:r>
    </w:p>
    <w:p w:rsidR="00000000" w:rsidDel="00000000" w:rsidP="00000000" w:rsidRDefault="00000000" w:rsidRPr="00000000" w14:paraId="0000006E">
      <w:pPr>
        <w:pBdr>
          <w:left w:color="1a6b3c" w:space="3" w:sz="10" w:val="single"/>
        </w:pBdr>
        <w:shd w:fill="eaf5ee" w:val="clear"/>
        <w:spacing w:after="50" w:lineRule="auto"/>
        <w:ind w:left="200" w:right="200" w:firstLine="0"/>
        <w:rPr>
          <w:rFonts w:ascii="Arial Narrow" w:cs="Arial Narrow" w:eastAsia="Arial Narrow" w:hAnsi="Arial Narrow"/>
          <w:sz w:val="24"/>
          <w:szCs w:val="24"/>
        </w:rPr>
      </w:pPr>
      <w:r w:rsidDel="00000000" w:rsidR="00000000" w:rsidRPr="00000000">
        <w:rPr>
          <w:rFonts w:ascii="Arial Narrow" w:cs="Arial Narrow" w:eastAsia="Arial Narrow" w:hAnsi="Arial Narrow"/>
          <w:color w:val="124d2c"/>
          <w:sz w:val="24"/>
          <w:szCs w:val="24"/>
          <w:rtl w:val="0"/>
        </w:rPr>
        <w:t xml:space="preserve">L’AG est l’organe souverain de Yellitaare Thidé. Toute décision majeure doit être validée ou ratifiée par elle. (Art. 10 des Statuts)</w:t>
      </w:r>
      <w:r w:rsidDel="00000000" w:rsidR="00000000" w:rsidRPr="00000000">
        <w:rPr>
          <w:rtl w:val="0"/>
        </w:rPr>
      </w:r>
    </w:p>
    <w:p w:rsidR="00000000" w:rsidDel="00000000" w:rsidP="00000000" w:rsidRDefault="00000000" w:rsidRPr="00000000" w14:paraId="0000006F">
      <w:pPr>
        <w:pBdr>
          <w:bottom w:color="c9982a" w:space="3" w:sz="6" w:val="single"/>
        </w:pBdr>
        <w:spacing w:after="6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Chapitre 1 — Attributions</w:t>
      </w:r>
      <w:r w:rsidDel="00000000" w:rsidR="00000000" w:rsidRPr="00000000">
        <w:rPr>
          <w:rtl w:val="0"/>
        </w:rPr>
      </w:r>
    </w:p>
    <w:p w:rsidR="00000000" w:rsidDel="00000000" w:rsidP="00000000" w:rsidRDefault="00000000" w:rsidRPr="00000000" w14:paraId="00000070">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13 : </w:t>
      </w:r>
      <w:r w:rsidDel="00000000" w:rsidR="00000000" w:rsidRPr="00000000">
        <w:rPr>
          <w:rFonts w:ascii="Arial Narrow" w:cs="Arial Narrow" w:eastAsia="Arial Narrow" w:hAnsi="Arial Narrow"/>
          <w:b w:val="1"/>
          <w:bCs w:val="1"/>
          <w:sz w:val="24"/>
          <w:szCs w:val="24"/>
          <w:rtl w:val="0"/>
        </w:rPr>
        <w:t xml:space="preserve">Compétences exclusives de l’AG</w:t>
      </w:r>
      <w:r w:rsidDel="00000000" w:rsidR="00000000" w:rsidRPr="00000000">
        <w:rPr>
          <w:rtl w:val="0"/>
        </w:rPr>
      </w:r>
    </w:p>
    <w:p w:rsidR="00000000" w:rsidDel="00000000" w:rsidP="00000000" w:rsidRDefault="00000000" w:rsidRPr="00000000" w14:paraId="00000071">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Conformément à l’Article 10 des Statuts, l’AG est seule compétente pour :</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sz w:val="24"/>
          <w:szCs w:val="24"/>
          <w:rtl w:val="0"/>
        </w:rPr>
        <w:t xml:space="preserve">Approuver</w:t>
      </w:r>
      <w:r w:rsidDel="00000000" w:rsidR="00000000" w:rsidRPr="00000000">
        <w:rPr>
          <w:rFonts w:ascii="Arial Narrow" w:cs="Arial Narrow" w:eastAsia="Arial Narrow" w:hAnsi="Arial Narrow"/>
          <w:b w:val="0"/>
          <w:bCs w:val="0"/>
          <w:i w:val="0"/>
          <w:iCs w:val="0"/>
          <w:smallCaps w:val="0"/>
          <w:strike w:val="0"/>
          <w:color w:val="ee0000"/>
          <w:sz w:val="24"/>
          <w:szCs w:val="24"/>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les grandes orientations stratégiques et programmatiques</w:t>
      </w:r>
      <w:r w:rsidDel="00000000" w:rsidR="00000000" w:rsidRPr="00000000">
        <w:rPr>
          <w:rFonts w:ascii="Calibri" w:cs="Calibri" w:eastAsia="Calibri" w:hAnsi="Calibri"/>
          <w:b w:val="0"/>
          <w:bCs w:val="0"/>
          <w:i w:val="0"/>
          <w:iCs w:val="0"/>
          <w:smallCaps w:val="0"/>
          <w:strike w:val="0"/>
          <w:color w:val="2e2e2e"/>
          <w:sz w:val="22"/>
          <w:szCs w:val="22"/>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présentées par le CG après validation par le Comité d’orientation </w:t>
      </w:r>
    </w:p>
    <w:p w:rsidR="00000000" w:rsidDel="00000000" w:rsidP="00000000" w:rsidRDefault="00000000" w:rsidRPr="00000000" w14:paraId="000000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Adopter, modifier ou abroger les statuts et le règlement intérieur ;</w:t>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Approuver les rapports d’activité et les rapports financiers annuels ;</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Élire et révoquer les membres du Comité d’orientation;</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Valider les projets communautaires majeurs et les investissements importants ;</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Fixer les montants des cotisations et des contributions ;</w:t>
      </w:r>
    </w:p>
    <w:p w:rsidR="00000000" w:rsidDel="00000000" w:rsidP="00000000" w:rsidRDefault="00000000" w:rsidRPr="00000000" w14:paraId="000000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Statuer sur la dissolution ou la fusion avec d’autres associations.</w:t>
      </w:r>
    </w:p>
    <w:p w:rsidR="00000000" w:rsidDel="00000000" w:rsidP="00000000" w:rsidRDefault="00000000" w:rsidRPr="00000000" w14:paraId="0000007A">
      <w:pPr>
        <w:pBdr>
          <w:bottom w:color="c9982a" w:space="3" w:sz="6" w:val="single"/>
        </w:pBdr>
        <w:spacing w:after="6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Chapitre 2 — Sessions et convocations</w:t>
      </w:r>
      <w:r w:rsidDel="00000000" w:rsidR="00000000" w:rsidRPr="00000000">
        <w:rPr>
          <w:rtl w:val="0"/>
        </w:rPr>
      </w:r>
    </w:p>
    <w:p w:rsidR="00000000" w:rsidDel="00000000" w:rsidP="00000000" w:rsidRDefault="00000000" w:rsidRPr="00000000" w14:paraId="0000007B">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14 : </w:t>
      </w:r>
      <w:r w:rsidDel="00000000" w:rsidR="00000000" w:rsidRPr="00000000">
        <w:rPr>
          <w:rFonts w:ascii="Arial Narrow" w:cs="Arial Narrow" w:eastAsia="Arial Narrow" w:hAnsi="Arial Narrow"/>
          <w:b w:val="1"/>
          <w:bCs w:val="1"/>
          <w:sz w:val="24"/>
          <w:szCs w:val="24"/>
          <w:rtl w:val="0"/>
        </w:rPr>
        <w:t xml:space="preserve">Sessions ordinaires et extraordinaires</w:t>
      </w:r>
      <w:r w:rsidDel="00000000" w:rsidR="00000000" w:rsidRPr="00000000">
        <w:rPr>
          <w:rtl w:val="0"/>
        </w:rPr>
      </w:r>
    </w:p>
    <w:p w:rsidR="00000000" w:rsidDel="00000000" w:rsidP="00000000" w:rsidRDefault="00000000" w:rsidRPr="00000000" w14:paraId="0000007C">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L’AG Ordinaire se réunit une (1) fois par an. La convocation est adressée par le Président du CG au moins trente (30) jours avant la session.</w:t>
      </w:r>
    </w:p>
    <w:p w:rsidR="00000000" w:rsidDel="00000000" w:rsidP="00000000" w:rsidRDefault="00000000" w:rsidRPr="00000000" w14:paraId="0000007D">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Une AG Extraordinaire peut être convoquée :</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À la demande du Président du CG ;</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À la demande des 2/3 des membres du COSC ;</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À la demande d’au moins 1/3 des représentants de l’AG.</w:t>
      </w:r>
    </w:p>
    <w:p w:rsidR="00000000" w:rsidDel="00000000" w:rsidP="00000000" w:rsidRDefault="00000000" w:rsidRPr="00000000" w14:paraId="00000081">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 délai de convocation pour une AG extraordinaire est de quinze (15) jours minimum. L’ordre du jour est fixé et limité aux questions ayant motivé la convocation.</w:t>
      </w:r>
    </w:p>
    <w:p w:rsidR="00000000" w:rsidDel="00000000" w:rsidP="00000000" w:rsidRDefault="00000000" w:rsidRPr="00000000" w14:paraId="00000082">
      <w:pPr>
        <w:pBdr>
          <w:left w:color="c9982a" w:space="3" w:sz="10" w:val="single"/>
        </w:pBdr>
        <w:shd w:fill="fdf6e3" w:val="clear"/>
        <w:spacing w:after="50" w:lineRule="auto"/>
        <w:ind w:left="200" w:right="200" w:firstLine="0"/>
        <w:rPr>
          <w:rFonts w:ascii="Arial Narrow" w:cs="Arial Narrow" w:eastAsia="Arial Narrow" w:hAnsi="Arial Narrow"/>
          <w:sz w:val="24"/>
          <w:szCs w:val="24"/>
        </w:rPr>
      </w:pPr>
      <w:r w:rsidDel="00000000" w:rsidR="00000000" w:rsidRPr="00000000">
        <w:rPr>
          <w:rFonts w:ascii="Cambria Math" w:cs="Cambria Math" w:eastAsia="Cambria Math" w:hAnsi="Cambria Math"/>
          <w:i w:val="1"/>
          <w:iCs w:val="1"/>
          <w:color w:val="8b6914"/>
          <w:sz w:val="24"/>
          <w:szCs w:val="24"/>
          <w:rtl w:val="0"/>
        </w:rPr>
        <w:t xml:space="preserve">▸</w:t>
      </w:r>
      <w:r w:rsidDel="00000000" w:rsidR="00000000" w:rsidRPr="00000000">
        <w:rPr>
          <w:rFonts w:ascii="Arial Narrow" w:cs="Arial Narrow" w:eastAsia="Arial Narrow" w:hAnsi="Arial Narrow"/>
          <w:i w:val="1"/>
          <w:iCs w:val="1"/>
          <w:color w:val="8b6914"/>
          <w:sz w:val="24"/>
          <w:szCs w:val="24"/>
          <w:rtl w:val="0"/>
        </w:rPr>
        <w:t xml:space="preserve"> Conforme à l’Article 12 des Statuts.</w:t>
      </w:r>
      <w:r w:rsidDel="00000000" w:rsidR="00000000" w:rsidRPr="00000000">
        <w:rPr>
          <w:rtl w:val="0"/>
        </w:rPr>
      </w:r>
    </w:p>
    <w:p w:rsidR="00000000" w:rsidDel="00000000" w:rsidP="00000000" w:rsidRDefault="00000000" w:rsidRPr="00000000" w14:paraId="00000083">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15 : </w:t>
      </w:r>
      <w:r w:rsidDel="00000000" w:rsidR="00000000" w:rsidRPr="00000000">
        <w:rPr>
          <w:rFonts w:ascii="Arial Narrow" w:cs="Arial Narrow" w:eastAsia="Arial Narrow" w:hAnsi="Arial Narrow"/>
          <w:b w:val="1"/>
          <w:bCs w:val="1"/>
          <w:sz w:val="24"/>
          <w:szCs w:val="24"/>
          <w:rtl w:val="0"/>
        </w:rPr>
        <w:t xml:space="preserve">Ordre du jour</w:t>
      </w:r>
      <w:r w:rsidDel="00000000" w:rsidR="00000000" w:rsidRPr="00000000">
        <w:rPr>
          <w:rtl w:val="0"/>
        </w:rPr>
      </w:r>
    </w:p>
    <w:p w:rsidR="00000000" w:rsidDel="00000000" w:rsidP="00000000" w:rsidRDefault="00000000" w:rsidRPr="00000000" w14:paraId="00000084">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L’ordre du jour est préparé par le Secrétaire Général du CG, validé par le Président, et transmis avec la convocation. Les membres souhaitant ajouter un point le demandent par écrit dix (10) jours avant la session.</w:t>
      </w:r>
    </w:p>
    <w:p w:rsidR="00000000" w:rsidDel="00000000" w:rsidP="00000000" w:rsidRDefault="00000000" w:rsidRPr="00000000" w14:paraId="00000085">
      <w:pPr>
        <w:pBdr>
          <w:bottom w:color="c9982a" w:space="3" w:sz="6" w:val="single"/>
        </w:pBdr>
        <w:spacing w:after="6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Chapitre 3 — Délibérations et vote</w:t>
      </w:r>
      <w:r w:rsidDel="00000000" w:rsidR="00000000" w:rsidRPr="00000000">
        <w:rPr>
          <w:rtl w:val="0"/>
        </w:rPr>
      </w:r>
    </w:p>
    <w:p w:rsidR="00000000" w:rsidDel="00000000" w:rsidP="00000000" w:rsidRDefault="00000000" w:rsidRPr="00000000" w14:paraId="00000086">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16 : </w:t>
      </w:r>
      <w:r w:rsidDel="00000000" w:rsidR="00000000" w:rsidRPr="00000000">
        <w:rPr>
          <w:rFonts w:ascii="Arial Narrow" w:cs="Arial Narrow" w:eastAsia="Arial Narrow" w:hAnsi="Arial Narrow"/>
          <w:b w:val="1"/>
          <w:bCs w:val="1"/>
          <w:sz w:val="24"/>
          <w:szCs w:val="24"/>
          <w:rtl w:val="0"/>
        </w:rPr>
        <w:t xml:space="preserve">Quorum</w:t>
      </w:r>
      <w:r w:rsidDel="00000000" w:rsidR="00000000" w:rsidRPr="00000000">
        <w:rPr>
          <w:rtl w:val="0"/>
        </w:rPr>
      </w:r>
    </w:p>
    <w:p w:rsidR="00000000" w:rsidDel="00000000" w:rsidP="00000000" w:rsidRDefault="00000000" w:rsidRPr="00000000" w14:paraId="00000087">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L’AG ne peut valablement délibérer que si au moins la moitié (1/2) des représentants sont présents ou représentés. Si le quorum n’est pas atteint à la première convocation, une deuxième réunion est convoquée dans quinze (15) jours et délibère valablement quel que soit le nombre de présents.</w:t>
      </w:r>
    </w:p>
    <w:p w:rsidR="00000000" w:rsidDel="00000000" w:rsidP="00000000" w:rsidRDefault="00000000" w:rsidRPr="00000000" w14:paraId="00000088">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Chaque représentant peut recevoir le mandat écrit d’un autre représentant de sa zone, mais ne peut détenir plus de deux (2) mandats.</w:t>
      </w:r>
    </w:p>
    <w:p w:rsidR="00000000" w:rsidDel="00000000" w:rsidP="00000000" w:rsidRDefault="00000000" w:rsidRPr="00000000" w14:paraId="00000089">
      <w:pPr>
        <w:pBdr>
          <w:left w:color="c9982a" w:space="3" w:sz="10" w:val="single"/>
        </w:pBdr>
        <w:shd w:fill="fdf6e3" w:val="clear"/>
        <w:spacing w:after="50" w:lineRule="auto"/>
        <w:ind w:left="200" w:right="200" w:firstLine="0"/>
        <w:rPr>
          <w:rFonts w:ascii="Arial Narrow" w:cs="Arial Narrow" w:eastAsia="Arial Narrow" w:hAnsi="Arial Narrow"/>
          <w:sz w:val="24"/>
          <w:szCs w:val="24"/>
        </w:rPr>
      </w:pPr>
      <w:r w:rsidDel="00000000" w:rsidR="00000000" w:rsidRPr="00000000">
        <w:rPr>
          <w:rFonts w:ascii="Cambria Math" w:cs="Cambria Math" w:eastAsia="Cambria Math" w:hAnsi="Cambria Math"/>
          <w:i w:val="1"/>
          <w:iCs w:val="1"/>
          <w:color w:val="8b6914"/>
          <w:sz w:val="24"/>
          <w:szCs w:val="24"/>
          <w:rtl w:val="0"/>
        </w:rPr>
        <w:t xml:space="preserve">▸</w:t>
      </w:r>
      <w:r w:rsidDel="00000000" w:rsidR="00000000" w:rsidRPr="00000000">
        <w:rPr>
          <w:rFonts w:ascii="Arial Narrow" w:cs="Arial Narrow" w:eastAsia="Arial Narrow" w:hAnsi="Arial Narrow"/>
          <w:i w:val="1"/>
          <w:iCs w:val="1"/>
          <w:color w:val="8b6914"/>
          <w:sz w:val="24"/>
          <w:szCs w:val="24"/>
          <w:rtl w:val="0"/>
        </w:rPr>
        <w:t xml:space="preserve"> Conforme à l’Article 13 des Statuts.</w:t>
      </w:r>
      <w:r w:rsidDel="00000000" w:rsidR="00000000" w:rsidRPr="00000000">
        <w:rPr>
          <w:rtl w:val="0"/>
        </w:rPr>
      </w:r>
    </w:p>
    <w:p w:rsidR="00000000" w:rsidDel="00000000" w:rsidP="00000000" w:rsidRDefault="00000000" w:rsidRPr="00000000" w14:paraId="0000008A">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17 : </w:t>
      </w:r>
      <w:r w:rsidDel="00000000" w:rsidR="00000000" w:rsidRPr="00000000">
        <w:rPr>
          <w:rFonts w:ascii="Arial Narrow" w:cs="Arial Narrow" w:eastAsia="Arial Narrow" w:hAnsi="Arial Narrow"/>
          <w:b w:val="1"/>
          <w:bCs w:val="1"/>
          <w:sz w:val="24"/>
          <w:szCs w:val="24"/>
          <w:rtl w:val="0"/>
        </w:rPr>
        <w:t xml:space="preserve">Règles de vote</w:t>
      </w:r>
      <w:r w:rsidDel="00000000" w:rsidR="00000000" w:rsidRPr="00000000">
        <w:rPr>
          <w:rtl w:val="0"/>
        </w:rPr>
      </w:r>
    </w:p>
    <w:p w:rsidR="00000000" w:rsidDel="00000000" w:rsidP="00000000" w:rsidRDefault="00000000" w:rsidRPr="00000000" w14:paraId="0000008B">
      <w:pPr>
        <w:rPr>
          <w:rFonts w:ascii="Arial Narrow" w:cs="Arial Narrow" w:eastAsia="Arial Narrow" w:hAnsi="Arial Narrow"/>
          <w:sz w:val="24"/>
          <w:szCs w:val="24"/>
        </w:rPr>
      </w:pPr>
      <w:r w:rsidDel="00000000" w:rsidR="00000000" w:rsidRPr="00000000">
        <w:rPr>
          <w:rtl w:val="0"/>
        </w:rPr>
      </w:r>
    </w:p>
    <w:tbl>
      <w:tblPr>
        <w:tblStyle w:val="Table1"/>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48"/>
        <w:gridCol w:w="5992"/>
        <w:tblGridChange w:id="0">
          <w:tblGrid>
            <w:gridCol w:w="2648"/>
            <w:gridCol w:w="5992"/>
          </w:tblGrid>
        </w:tblGridChange>
      </w:tblGrid>
      <w:tr>
        <w:trPr>
          <w:cantSplit w:val="0"/>
          <w:tblHeader w:val="1"/>
        </w:trPr>
        <w:tc>
          <w:tcPr>
            <w:shd w:fill="1a6b3c" w:val="clear"/>
            <w:tcMar>
              <w:top w:w="100.0" w:type="dxa"/>
              <w:left w:w="140.0" w:type="dxa"/>
              <w:bottom w:w="100.0" w:type="dxa"/>
              <w:right w:w="140.0" w:type="dxa"/>
            </w:tcMar>
          </w:tcPr>
          <w:p w:rsidR="00000000" w:rsidDel="00000000" w:rsidP="00000000" w:rsidRDefault="00000000" w:rsidRPr="00000000" w14:paraId="0000008C">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ffffff"/>
                <w:sz w:val="24"/>
                <w:szCs w:val="24"/>
                <w:rtl w:val="0"/>
              </w:rPr>
              <w:t xml:space="preserve">Règle de vote</w:t>
            </w:r>
            <w:r w:rsidDel="00000000" w:rsidR="00000000" w:rsidRPr="00000000">
              <w:rPr>
                <w:rtl w:val="0"/>
              </w:rPr>
            </w:r>
          </w:p>
        </w:tc>
        <w:tc>
          <w:tcPr>
            <w:shd w:fill="1a6b3c" w:val="clear"/>
            <w:tcMar>
              <w:top w:w="100.0" w:type="dxa"/>
              <w:left w:w="140.0" w:type="dxa"/>
              <w:bottom w:w="100.0" w:type="dxa"/>
              <w:right w:w="140.0" w:type="dxa"/>
            </w:tcMar>
          </w:tcPr>
          <w:p w:rsidR="00000000" w:rsidDel="00000000" w:rsidP="00000000" w:rsidRDefault="00000000" w:rsidRPr="00000000" w14:paraId="0000008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ffffff"/>
                <w:sz w:val="24"/>
                <w:szCs w:val="24"/>
                <w:rtl w:val="0"/>
              </w:rPr>
              <w:t xml:space="preserve">Cas d’application</w:t>
            </w:r>
            <w:r w:rsidDel="00000000" w:rsidR="00000000" w:rsidRPr="00000000">
              <w:rPr>
                <w:rtl w:val="0"/>
              </w:rPr>
            </w:r>
          </w:p>
        </w:tc>
      </w:tr>
      <w:tr>
        <w:trPr>
          <w:cantSplit w:val="0"/>
          <w:tblHeader w:val="0"/>
        </w:trPr>
        <w:tc>
          <w:tcPr>
            <w:shd w:fill="f4f6f5" w:val="clear"/>
            <w:tcMar>
              <w:top w:w="80.0" w:type="dxa"/>
              <w:left w:w="140.0" w:type="dxa"/>
              <w:bottom w:w="80.0" w:type="dxa"/>
              <w:right w:w="140.0" w:type="dxa"/>
            </w:tcMar>
          </w:tcPr>
          <w:p w:rsidR="00000000" w:rsidDel="00000000" w:rsidP="00000000" w:rsidRDefault="00000000" w:rsidRPr="00000000" w14:paraId="0000008E">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Majorité simple (50%+1)</w:t>
            </w:r>
            <w:r w:rsidDel="00000000" w:rsidR="00000000" w:rsidRPr="00000000">
              <w:rPr>
                <w:rtl w:val="0"/>
              </w:rPr>
            </w:r>
          </w:p>
        </w:tc>
        <w:tc>
          <w:tcPr>
            <w:shd w:fill="f4f6f5" w:val="clear"/>
            <w:tcMar>
              <w:top w:w="80.0" w:type="dxa"/>
              <w:left w:w="140.0" w:type="dxa"/>
              <w:bottom w:w="80.0" w:type="dxa"/>
              <w:right w:w="140.0" w:type="dxa"/>
            </w:tcMar>
          </w:tcPr>
          <w:p w:rsidR="00000000" w:rsidDel="00000000" w:rsidP="00000000" w:rsidRDefault="00000000" w:rsidRPr="00000000" w14:paraId="0000008F">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Décisions courantes, approbation rapports et budgets annuels</w:t>
            </w:r>
          </w:p>
        </w:tc>
      </w:tr>
      <w:tr>
        <w:trPr>
          <w:cantSplit w:val="0"/>
          <w:tblHeader w:val="0"/>
        </w:trPr>
        <w:tc>
          <w:tcPr>
            <w:shd w:fill="ffffff" w:val="clear"/>
            <w:tcMar>
              <w:top w:w="80.0" w:type="dxa"/>
              <w:left w:w="140.0" w:type="dxa"/>
              <w:bottom w:w="80.0" w:type="dxa"/>
              <w:right w:w="140.0" w:type="dxa"/>
            </w:tcMar>
          </w:tcPr>
          <w:p w:rsidR="00000000" w:rsidDel="00000000" w:rsidP="00000000" w:rsidRDefault="00000000" w:rsidRPr="00000000" w14:paraId="00000090">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Majorité des 2/3</w:t>
            </w:r>
            <w:r w:rsidDel="00000000" w:rsidR="00000000" w:rsidRPr="00000000">
              <w:rPr>
                <w:rtl w:val="0"/>
              </w:rPr>
            </w:r>
          </w:p>
        </w:tc>
        <w:tc>
          <w:tcPr>
            <w:shd w:fill="ffffff" w:val="clear"/>
            <w:tcMar>
              <w:top w:w="80.0" w:type="dxa"/>
              <w:left w:w="140.0" w:type="dxa"/>
              <w:bottom w:w="80.0" w:type="dxa"/>
              <w:right w:w="140.0" w:type="dxa"/>
            </w:tcMar>
          </w:tcPr>
          <w:p w:rsidR="00000000" w:rsidDel="00000000" w:rsidP="00000000" w:rsidRDefault="00000000" w:rsidRPr="00000000" w14:paraId="00000091">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Modification des statuts, révocation d’un membre du CG</w:t>
            </w:r>
          </w:p>
        </w:tc>
      </w:tr>
      <w:tr>
        <w:trPr>
          <w:cantSplit w:val="0"/>
          <w:tblHeader w:val="0"/>
        </w:trPr>
        <w:tc>
          <w:tcPr>
            <w:shd w:fill="f4f6f5" w:val="clear"/>
            <w:tcMar>
              <w:top w:w="80.0" w:type="dxa"/>
              <w:left w:w="140.0" w:type="dxa"/>
              <w:bottom w:w="80.0" w:type="dxa"/>
              <w:right w:w="140.0" w:type="dxa"/>
            </w:tcMar>
          </w:tcPr>
          <w:p w:rsidR="00000000" w:rsidDel="00000000" w:rsidP="00000000" w:rsidRDefault="00000000" w:rsidRPr="00000000" w14:paraId="00000092">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Majorité des 3/4</w:t>
            </w:r>
            <w:r w:rsidDel="00000000" w:rsidR="00000000" w:rsidRPr="00000000">
              <w:rPr>
                <w:rtl w:val="0"/>
              </w:rPr>
            </w:r>
          </w:p>
        </w:tc>
        <w:tc>
          <w:tcPr>
            <w:shd w:fill="f4f6f5" w:val="clear"/>
            <w:tcMar>
              <w:top w:w="80.0" w:type="dxa"/>
              <w:left w:w="140.0" w:type="dxa"/>
              <w:bottom w:w="80.0" w:type="dxa"/>
              <w:right w:w="140.0" w:type="dxa"/>
            </w:tcMar>
          </w:tcPr>
          <w:p w:rsidR="00000000" w:rsidDel="00000000" w:rsidP="00000000" w:rsidRDefault="00000000" w:rsidRPr="00000000" w14:paraId="00000093">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Dissolution de l’Organisation</w:t>
            </w:r>
          </w:p>
        </w:tc>
      </w:tr>
      <w:tr>
        <w:trPr>
          <w:cantSplit w:val="0"/>
          <w:tblHeader w:val="0"/>
        </w:trPr>
        <w:tc>
          <w:tcPr>
            <w:shd w:fill="ffffff" w:val="clear"/>
            <w:tcMar>
              <w:top w:w="80.0" w:type="dxa"/>
              <w:left w:w="140.0" w:type="dxa"/>
              <w:bottom w:w="80.0" w:type="dxa"/>
              <w:right w:w="140.0" w:type="dxa"/>
            </w:tcMar>
          </w:tcPr>
          <w:p w:rsidR="00000000" w:rsidDel="00000000" w:rsidP="00000000" w:rsidRDefault="00000000" w:rsidRPr="00000000" w14:paraId="00000094">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Unanimité</w:t>
            </w:r>
            <w:r w:rsidDel="00000000" w:rsidR="00000000" w:rsidRPr="00000000">
              <w:rPr>
                <w:rtl w:val="0"/>
              </w:rPr>
            </w:r>
          </w:p>
        </w:tc>
        <w:tc>
          <w:tcPr>
            <w:shd w:fill="ffffff" w:val="clear"/>
            <w:tcMar>
              <w:top w:w="80.0" w:type="dxa"/>
              <w:left w:w="140.0" w:type="dxa"/>
              <w:bottom w:w="80.0" w:type="dxa"/>
              <w:right w:w="140.0" w:type="dxa"/>
            </w:tcMar>
          </w:tcPr>
          <w:p w:rsidR="00000000" w:rsidDel="00000000" w:rsidP="00000000" w:rsidRDefault="00000000" w:rsidRPr="00000000" w14:paraId="00000095">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Modification du nom ou du siège social</w:t>
            </w:r>
          </w:p>
        </w:tc>
      </w:tr>
    </w:tbl>
    <w:p w:rsidR="00000000" w:rsidDel="00000000" w:rsidP="00000000" w:rsidRDefault="00000000" w:rsidRPr="00000000" w14:paraId="00000096">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97">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cas d’égalité, la voix du Président de séance est prépondérante. Le vote peut être à main levée ou à bulletins secrets, selon la nature de la décision ou à la demande de la majorité des représentants.</w:t>
      </w:r>
    </w:p>
    <w:p w:rsidR="00000000" w:rsidDel="00000000" w:rsidP="00000000" w:rsidRDefault="00000000" w:rsidRPr="00000000" w14:paraId="00000098">
      <w:pPr>
        <w:pBdr>
          <w:left w:color="c9982a" w:space="3" w:sz="10" w:val="single"/>
        </w:pBdr>
        <w:shd w:fill="fdf6e3" w:val="clear"/>
        <w:spacing w:after="50" w:lineRule="auto"/>
        <w:ind w:left="200" w:right="200" w:firstLine="0"/>
        <w:rPr>
          <w:rFonts w:ascii="Arial Narrow" w:cs="Arial Narrow" w:eastAsia="Arial Narrow" w:hAnsi="Arial Narrow"/>
          <w:sz w:val="24"/>
          <w:szCs w:val="24"/>
        </w:rPr>
      </w:pPr>
      <w:r w:rsidDel="00000000" w:rsidR="00000000" w:rsidRPr="00000000">
        <w:rPr>
          <w:rFonts w:ascii="Cambria Math" w:cs="Cambria Math" w:eastAsia="Cambria Math" w:hAnsi="Cambria Math"/>
          <w:i w:val="1"/>
          <w:iCs w:val="1"/>
          <w:color w:val="8b6914"/>
          <w:sz w:val="24"/>
          <w:szCs w:val="24"/>
          <w:rtl w:val="0"/>
        </w:rPr>
        <w:t xml:space="preserve">▸</w:t>
      </w:r>
      <w:r w:rsidDel="00000000" w:rsidR="00000000" w:rsidRPr="00000000">
        <w:rPr>
          <w:rFonts w:ascii="Arial Narrow" w:cs="Arial Narrow" w:eastAsia="Arial Narrow" w:hAnsi="Arial Narrow"/>
          <w:i w:val="1"/>
          <w:iCs w:val="1"/>
          <w:color w:val="8b6914"/>
          <w:sz w:val="24"/>
          <w:szCs w:val="24"/>
          <w:rtl w:val="0"/>
        </w:rPr>
        <w:t xml:space="preserve"> Conforme à l’Article 14 des Statuts. Vote électronique sécurisé autorisé pour la diaspora, sous contrôle du COSC.</w:t>
      </w:r>
      <w:r w:rsidDel="00000000" w:rsidR="00000000" w:rsidRPr="00000000">
        <w:rPr>
          <w:rtl w:val="0"/>
        </w:rPr>
      </w:r>
    </w:p>
    <w:p w:rsidR="00000000" w:rsidDel="00000000" w:rsidP="00000000" w:rsidRDefault="00000000" w:rsidRPr="00000000" w14:paraId="00000099">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18 : </w:t>
      </w:r>
      <w:r w:rsidDel="00000000" w:rsidR="00000000" w:rsidRPr="00000000">
        <w:rPr>
          <w:rFonts w:ascii="Arial Narrow" w:cs="Arial Narrow" w:eastAsia="Arial Narrow" w:hAnsi="Arial Narrow"/>
          <w:b w:val="1"/>
          <w:bCs w:val="1"/>
          <w:sz w:val="24"/>
          <w:szCs w:val="24"/>
          <w:rtl w:val="0"/>
        </w:rPr>
        <w:t xml:space="preserve">Bureau de séance et présidence</w:t>
      </w:r>
      <w:r w:rsidDel="00000000" w:rsidR="00000000" w:rsidRPr="00000000">
        <w:rPr>
          <w:rtl w:val="0"/>
        </w:rPr>
      </w:r>
    </w:p>
    <w:p w:rsidR="00000000" w:rsidDel="00000000" w:rsidP="00000000" w:rsidRDefault="00000000" w:rsidRPr="00000000" w14:paraId="0000009A">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L’AG est présidée par le Président du Comité de Gestion. En cas d’empêchement, le Vice-Président le supplée, ou à défaut le doyen d’âge des représentants présents.</w:t>
      </w:r>
    </w:p>
    <w:p w:rsidR="00000000" w:rsidDel="00000000" w:rsidP="00000000" w:rsidRDefault="00000000" w:rsidRPr="00000000" w14:paraId="0000009B">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 bureau de séance est élu en début de chaque AG, composé : d’un Président de séance, d’un Secrétaire de séance, et de deux scrutateurs.</w:t>
      </w:r>
    </w:p>
    <w:p w:rsidR="00000000" w:rsidDel="00000000" w:rsidP="00000000" w:rsidRDefault="00000000" w:rsidRPr="00000000" w14:paraId="0000009C">
      <w:pPr>
        <w:pBdr>
          <w:left w:color="c9982a" w:space="3" w:sz="10" w:val="single"/>
        </w:pBdr>
        <w:shd w:fill="fdf6e3" w:val="clear"/>
        <w:spacing w:after="50" w:lineRule="auto"/>
        <w:ind w:left="200" w:right="200" w:firstLine="0"/>
        <w:rPr>
          <w:rFonts w:ascii="Arial Narrow" w:cs="Arial Narrow" w:eastAsia="Arial Narrow" w:hAnsi="Arial Narrow"/>
          <w:sz w:val="24"/>
          <w:szCs w:val="24"/>
        </w:rPr>
      </w:pPr>
      <w:r w:rsidDel="00000000" w:rsidR="00000000" w:rsidRPr="00000000">
        <w:rPr>
          <w:rFonts w:ascii="Cambria Math" w:cs="Cambria Math" w:eastAsia="Cambria Math" w:hAnsi="Cambria Math"/>
          <w:i w:val="1"/>
          <w:iCs w:val="1"/>
          <w:color w:val="8b6914"/>
          <w:sz w:val="24"/>
          <w:szCs w:val="24"/>
          <w:rtl w:val="0"/>
        </w:rPr>
        <w:t xml:space="preserve">▸</w:t>
      </w:r>
      <w:r w:rsidDel="00000000" w:rsidR="00000000" w:rsidRPr="00000000">
        <w:rPr>
          <w:rFonts w:ascii="Arial Narrow" w:cs="Arial Narrow" w:eastAsia="Arial Narrow" w:hAnsi="Arial Narrow"/>
          <w:i w:val="1"/>
          <w:iCs w:val="1"/>
          <w:color w:val="8b6914"/>
          <w:sz w:val="24"/>
          <w:szCs w:val="24"/>
          <w:rtl w:val="0"/>
        </w:rPr>
        <w:t xml:space="preserve"> Conforme à l’Article 15 des Statuts.</w:t>
      </w:r>
      <w:r w:rsidDel="00000000" w:rsidR="00000000" w:rsidRPr="00000000">
        <w:rPr>
          <w:rtl w:val="0"/>
        </w:rPr>
      </w:r>
    </w:p>
    <w:p w:rsidR="00000000" w:rsidDel="00000000" w:rsidP="00000000" w:rsidRDefault="00000000" w:rsidRPr="00000000" w14:paraId="0000009D">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19 : </w:t>
      </w:r>
      <w:r w:rsidDel="00000000" w:rsidR="00000000" w:rsidRPr="00000000">
        <w:rPr>
          <w:rFonts w:ascii="Arial Narrow" w:cs="Arial Narrow" w:eastAsia="Arial Narrow" w:hAnsi="Arial Narrow"/>
          <w:b w:val="1"/>
          <w:bCs w:val="1"/>
          <w:sz w:val="24"/>
          <w:szCs w:val="24"/>
          <w:rtl w:val="0"/>
        </w:rPr>
        <w:t xml:space="preserve">Procès-verbal</w:t>
      </w:r>
      <w:r w:rsidDel="00000000" w:rsidR="00000000" w:rsidRPr="00000000">
        <w:rPr>
          <w:rtl w:val="0"/>
        </w:rPr>
      </w:r>
    </w:p>
    <w:p w:rsidR="00000000" w:rsidDel="00000000" w:rsidP="00000000" w:rsidRDefault="00000000" w:rsidRPr="00000000" w14:paraId="0000009E">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Chaque session fait l’objet d’un PV signé par le Président de séance et le Secrétaire de séance. Le PV est transmis à tous les membres dans quinze (15) jours et archivé au siège de l’Organisation.</w:t>
      </w:r>
    </w:p>
    <w:p w:rsidR="00000000" w:rsidDel="00000000" w:rsidP="00000000" w:rsidRDefault="00000000" w:rsidRPr="00000000" w14:paraId="0000009F">
      <w:pPr>
        <w:shd w:fill="1a6b3c" w:val="clear"/>
        <w:spacing w:after="8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ffffff"/>
          <w:sz w:val="24"/>
          <w:szCs w:val="24"/>
          <w:rtl w:val="0"/>
        </w:rPr>
        <w:t xml:space="preserve">TITRE III — FONCTIONNEMENT DU COMITÉ DE GESTION</w:t>
      </w:r>
      <w:r w:rsidDel="00000000" w:rsidR="00000000" w:rsidRPr="00000000">
        <w:rPr>
          <w:rtl w:val="0"/>
        </w:rPr>
      </w:r>
    </w:p>
    <w:p w:rsidR="00000000" w:rsidDel="00000000" w:rsidP="00000000" w:rsidRDefault="00000000" w:rsidRPr="00000000" w14:paraId="000000A0">
      <w:pPr>
        <w:pBdr>
          <w:left w:color="1a6b3c" w:space="3" w:sz="10" w:val="single"/>
        </w:pBdr>
        <w:shd w:fill="eaf5ee" w:val="clear"/>
        <w:spacing w:after="50" w:lineRule="auto"/>
        <w:ind w:left="200" w:right="200" w:firstLine="0"/>
        <w:rPr>
          <w:rFonts w:ascii="Arial Narrow" w:cs="Arial Narrow" w:eastAsia="Arial Narrow" w:hAnsi="Arial Narrow"/>
          <w:sz w:val="24"/>
          <w:szCs w:val="24"/>
        </w:rPr>
      </w:pPr>
      <w:r w:rsidDel="00000000" w:rsidR="00000000" w:rsidRPr="00000000">
        <w:rPr>
          <w:rFonts w:ascii="Arial Narrow" w:cs="Arial Narrow" w:eastAsia="Arial Narrow" w:hAnsi="Arial Narrow"/>
          <w:color w:val="124d2c"/>
          <w:sz w:val="24"/>
          <w:szCs w:val="24"/>
          <w:rtl w:val="0"/>
        </w:rPr>
        <w:t xml:space="preserve">Le CG est l’organe exécutif de Yellitaare Thidé. Il assure la mise en œuvre des décisions de l’AG et la gestion quotidienne. (Art. 17 des Statuts)</w:t>
      </w:r>
      <w:r w:rsidDel="00000000" w:rsidR="00000000" w:rsidRPr="00000000">
        <w:rPr>
          <w:rtl w:val="0"/>
        </w:rPr>
      </w:r>
    </w:p>
    <w:p w:rsidR="00000000" w:rsidDel="00000000" w:rsidP="00000000" w:rsidRDefault="00000000" w:rsidRPr="00000000" w14:paraId="000000A1">
      <w:pPr>
        <w:pBdr>
          <w:bottom w:color="c9982a" w:space="3" w:sz="6" w:val="single"/>
        </w:pBdr>
        <w:spacing w:after="6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Chapitre 1 — Composition et mandat</w:t>
      </w:r>
      <w:r w:rsidDel="00000000" w:rsidR="00000000" w:rsidRPr="00000000">
        <w:rPr>
          <w:rtl w:val="0"/>
        </w:rPr>
      </w:r>
    </w:p>
    <w:p w:rsidR="00000000" w:rsidDel="00000000" w:rsidP="00000000" w:rsidRDefault="00000000" w:rsidRPr="00000000" w14:paraId="000000A2">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20 : </w:t>
      </w:r>
      <w:r w:rsidDel="00000000" w:rsidR="00000000" w:rsidRPr="00000000">
        <w:rPr>
          <w:rFonts w:ascii="Arial Narrow" w:cs="Arial Narrow" w:eastAsia="Arial Narrow" w:hAnsi="Arial Narrow"/>
          <w:b w:val="1"/>
          <w:bCs w:val="1"/>
          <w:sz w:val="24"/>
          <w:szCs w:val="24"/>
          <w:rtl w:val="0"/>
        </w:rPr>
        <w:t xml:space="preserve">Composition du Comité de Gestion</w:t>
      </w:r>
      <w:r w:rsidDel="00000000" w:rsidR="00000000" w:rsidRPr="00000000">
        <w:rPr>
          <w:rtl w:val="0"/>
        </w:rPr>
      </w:r>
    </w:p>
    <w:p w:rsidR="00000000" w:rsidDel="00000000" w:rsidP="00000000" w:rsidRDefault="00000000" w:rsidRPr="00000000" w14:paraId="000000A3">
      <w:pPr>
        <w:rPr>
          <w:rFonts w:ascii="Arial Narrow" w:cs="Arial Narrow" w:eastAsia="Arial Narrow" w:hAnsi="Arial Narrow"/>
          <w:sz w:val="24"/>
          <w:szCs w:val="24"/>
        </w:rPr>
      </w:pPr>
      <w:r w:rsidDel="00000000" w:rsidR="00000000" w:rsidRPr="00000000">
        <w:rPr>
          <w:rtl w:val="0"/>
        </w:rPr>
      </w:r>
    </w:p>
    <w:tbl>
      <w:tblPr>
        <w:tblStyle w:val="Table2"/>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7"/>
        <w:gridCol w:w="6443"/>
        <w:tblGridChange w:id="0">
          <w:tblGrid>
            <w:gridCol w:w="2197"/>
            <w:gridCol w:w="6443"/>
          </w:tblGrid>
        </w:tblGridChange>
      </w:tblGrid>
      <w:tr>
        <w:trPr>
          <w:cantSplit w:val="0"/>
          <w:tblHeader w:val="1"/>
        </w:trPr>
        <w:tc>
          <w:tcPr>
            <w:shd w:fill="1a6b3c" w:val="clear"/>
            <w:tcMar>
              <w:top w:w="100.0" w:type="dxa"/>
              <w:left w:w="140.0" w:type="dxa"/>
              <w:bottom w:w="100.0" w:type="dxa"/>
              <w:right w:w="140.0" w:type="dxa"/>
            </w:tcMar>
          </w:tcPr>
          <w:p w:rsidR="00000000" w:rsidDel="00000000" w:rsidP="00000000" w:rsidRDefault="00000000" w:rsidRPr="00000000" w14:paraId="000000A4">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ffffff"/>
                <w:sz w:val="24"/>
                <w:szCs w:val="24"/>
                <w:rtl w:val="0"/>
              </w:rPr>
              <w:t xml:space="preserve">Poste</w:t>
            </w:r>
            <w:r w:rsidDel="00000000" w:rsidR="00000000" w:rsidRPr="00000000">
              <w:rPr>
                <w:rtl w:val="0"/>
              </w:rPr>
            </w:r>
          </w:p>
        </w:tc>
        <w:tc>
          <w:tcPr>
            <w:shd w:fill="1a6b3c" w:val="clear"/>
            <w:tcMar>
              <w:top w:w="100.0" w:type="dxa"/>
              <w:left w:w="140.0" w:type="dxa"/>
              <w:bottom w:w="100.0" w:type="dxa"/>
              <w:right w:w="140.0" w:type="dxa"/>
            </w:tcMar>
          </w:tcPr>
          <w:p w:rsidR="00000000" w:rsidDel="00000000" w:rsidP="00000000" w:rsidRDefault="00000000" w:rsidRPr="00000000" w14:paraId="000000A5">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ffffff"/>
                <w:sz w:val="24"/>
                <w:szCs w:val="24"/>
                <w:rtl w:val="0"/>
              </w:rPr>
              <w:t xml:space="preserve">Attributions principales</w:t>
            </w:r>
            <w:r w:rsidDel="00000000" w:rsidR="00000000" w:rsidRPr="00000000">
              <w:rPr>
                <w:rtl w:val="0"/>
              </w:rPr>
            </w:r>
          </w:p>
        </w:tc>
      </w:tr>
      <w:tr>
        <w:trPr>
          <w:cantSplit w:val="0"/>
          <w:tblHeader w:val="0"/>
        </w:trPr>
        <w:tc>
          <w:tcPr>
            <w:shd w:fill="f4f6f5" w:val="clear"/>
            <w:tcMar>
              <w:top w:w="80.0" w:type="dxa"/>
              <w:left w:w="140.0" w:type="dxa"/>
              <w:bottom w:w="80.0" w:type="dxa"/>
              <w:right w:w="80.0" w:type="dxa"/>
            </w:tcMar>
          </w:tcPr>
          <w:p w:rsidR="00000000" w:rsidDel="00000000" w:rsidP="00000000" w:rsidRDefault="00000000" w:rsidRPr="00000000" w14:paraId="000000A6">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Président</w:t>
            </w:r>
            <w:r w:rsidDel="00000000" w:rsidR="00000000" w:rsidRPr="00000000">
              <w:rPr>
                <w:rtl w:val="0"/>
              </w:rPr>
            </w:r>
          </w:p>
        </w:tc>
        <w:tc>
          <w:tcPr>
            <w:shd w:fill="f4f6f5" w:val="clear"/>
            <w:tcMar>
              <w:top w:w="80.0" w:type="dxa"/>
              <w:left w:w="80.0" w:type="dxa"/>
              <w:bottom w:w="80.0" w:type="dxa"/>
              <w:right w:w="140.0" w:type="dxa"/>
            </w:tcMar>
          </w:tcPr>
          <w:p w:rsidR="00000000" w:rsidDel="00000000" w:rsidP="00000000" w:rsidRDefault="00000000" w:rsidRPr="00000000" w14:paraId="000000A7">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Représenter Yellitaare, convoquer et présider les réunions du CG et des AG, signer les actes officiels et coordonner les organes de l’Association.</w:t>
            </w:r>
          </w:p>
        </w:tc>
      </w:tr>
      <w:tr>
        <w:trPr>
          <w:cantSplit w:val="0"/>
          <w:tblHeader w:val="0"/>
        </w:trPr>
        <w:tc>
          <w:tcPr>
            <w:shd w:fill="ffffff" w:val="clear"/>
            <w:tcMar>
              <w:top w:w="80.0" w:type="dxa"/>
              <w:left w:w="140.0" w:type="dxa"/>
              <w:bottom w:w="80.0" w:type="dxa"/>
              <w:right w:w="80.0" w:type="dxa"/>
            </w:tcMar>
          </w:tcPr>
          <w:p w:rsidR="00000000" w:rsidDel="00000000" w:rsidP="00000000" w:rsidRDefault="00000000" w:rsidRPr="00000000" w14:paraId="000000A8">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Vice-Président</w:t>
            </w:r>
            <w:r w:rsidDel="00000000" w:rsidR="00000000" w:rsidRPr="00000000">
              <w:rPr>
                <w:rtl w:val="0"/>
              </w:rPr>
            </w:r>
          </w:p>
        </w:tc>
        <w:tc>
          <w:tcPr>
            <w:shd w:fill="ffffff" w:val="clear"/>
            <w:tcMar>
              <w:top w:w="80.0" w:type="dxa"/>
              <w:left w:w="80.0" w:type="dxa"/>
              <w:bottom w:w="80.0" w:type="dxa"/>
              <w:right w:w="140.0" w:type="dxa"/>
            </w:tcMar>
          </w:tcPr>
          <w:p w:rsidR="00000000" w:rsidDel="00000000" w:rsidP="00000000" w:rsidRDefault="00000000" w:rsidRPr="00000000" w14:paraId="000000A9">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Assister le Président, assurer son intérim, superviser des projets spécifiques.</w:t>
            </w:r>
          </w:p>
        </w:tc>
      </w:tr>
      <w:tr>
        <w:trPr>
          <w:cantSplit w:val="0"/>
          <w:tblHeader w:val="0"/>
        </w:trPr>
        <w:tc>
          <w:tcPr>
            <w:shd w:fill="f4f6f5" w:val="clear"/>
            <w:tcMar>
              <w:top w:w="80.0" w:type="dxa"/>
              <w:left w:w="140.0" w:type="dxa"/>
              <w:bottom w:w="80.0" w:type="dxa"/>
              <w:right w:w="80.0" w:type="dxa"/>
            </w:tcMar>
          </w:tcPr>
          <w:p w:rsidR="00000000" w:rsidDel="00000000" w:rsidP="00000000" w:rsidRDefault="00000000" w:rsidRPr="00000000" w14:paraId="000000AA">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Secrétaire Général</w:t>
            </w:r>
            <w:r w:rsidDel="00000000" w:rsidR="00000000" w:rsidRPr="00000000">
              <w:rPr>
                <w:rtl w:val="0"/>
              </w:rPr>
            </w:r>
          </w:p>
        </w:tc>
        <w:tc>
          <w:tcPr>
            <w:shd w:fill="f4f6f5" w:val="clear"/>
            <w:tcMar>
              <w:top w:w="80.0" w:type="dxa"/>
              <w:left w:w="80.0" w:type="dxa"/>
              <w:bottom w:w="80.0" w:type="dxa"/>
              <w:right w:w="140.0" w:type="dxa"/>
            </w:tcMar>
          </w:tcPr>
          <w:p w:rsidR="00000000" w:rsidDel="00000000" w:rsidP="00000000" w:rsidRDefault="00000000" w:rsidRPr="00000000" w14:paraId="000000AB">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Gérer l’administration, rédiger les PV, gérer les archives et la correspondance officielle.</w:t>
            </w:r>
          </w:p>
        </w:tc>
      </w:tr>
      <w:tr>
        <w:trPr>
          <w:cantSplit w:val="0"/>
          <w:tblHeader w:val="0"/>
        </w:trPr>
        <w:tc>
          <w:tcPr>
            <w:shd w:fill="ffffff" w:val="clear"/>
            <w:tcMar>
              <w:top w:w="80.0" w:type="dxa"/>
              <w:left w:w="140.0" w:type="dxa"/>
              <w:bottom w:w="80.0" w:type="dxa"/>
              <w:right w:w="80.0" w:type="dxa"/>
            </w:tcMar>
          </w:tcPr>
          <w:p w:rsidR="00000000" w:rsidDel="00000000" w:rsidP="00000000" w:rsidRDefault="00000000" w:rsidRPr="00000000" w14:paraId="000000AC">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Secrétaire Général Adjoint</w:t>
            </w:r>
            <w:r w:rsidDel="00000000" w:rsidR="00000000" w:rsidRPr="00000000">
              <w:rPr>
                <w:rtl w:val="0"/>
              </w:rPr>
            </w:r>
          </w:p>
        </w:tc>
        <w:tc>
          <w:tcPr>
            <w:shd w:fill="ffffff" w:val="clear"/>
            <w:tcMar>
              <w:top w:w="80.0" w:type="dxa"/>
              <w:left w:w="80.0" w:type="dxa"/>
              <w:bottom w:w="80.0" w:type="dxa"/>
              <w:right w:w="140.0" w:type="dxa"/>
            </w:tcMar>
          </w:tcPr>
          <w:p w:rsidR="00000000" w:rsidDel="00000000" w:rsidP="00000000" w:rsidRDefault="00000000" w:rsidRPr="00000000" w14:paraId="000000AD">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Assister le SG, assurer son intérim, coordonner la communication interne et numérique.</w:t>
            </w:r>
          </w:p>
        </w:tc>
      </w:tr>
      <w:tr>
        <w:trPr>
          <w:cantSplit w:val="0"/>
          <w:tblHeader w:val="0"/>
        </w:trPr>
        <w:tc>
          <w:tcPr>
            <w:shd w:fill="f4f6f5" w:val="clear"/>
            <w:tcMar>
              <w:top w:w="80.0" w:type="dxa"/>
              <w:left w:w="140.0" w:type="dxa"/>
              <w:bottom w:w="80.0" w:type="dxa"/>
              <w:right w:w="80.0" w:type="dxa"/>
            </w:tcMar>
          </w:tcPr>
          <w:p w:rsidR="00000000" w:rsidDel="00000000" w:rsidP="00000000" w:rsidRDefault="00000000" w:rsidRPr="00000000" w14:paraId="000000AE">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Trésorier Général</w:t>
            </w:r>
            <w:r w:rsidDel="00000000" w:rsidR="00000000" w:rsidRPr="00000000">
              <w:rPr>
                <w:rtl w:val="0"/>
              </w:rPr>
            </w:r>
          </w:p>
        </w:tc>
        <w:tc>
          <w:tcPr>
            <w:shd w:fill="f4f6f5" w:val="clear"/>
            <w:tcMar>
              <w:top w:w="80.0" w:type="dxa"/>
              <w:left w:w="80.0" w:type="dxa"/>
              <w:bottom w:w="80.0" w:type="dxa"/>
              <w:right w:w="140.0" w:type="dxa"/>
            </w:tcMar>
          </w:tcPr>
          <w:p w:rsidR="00000000" w:rsidDel="00000000" w:rsidP="00000000" w:rsidRDefault="00000000" w:rsidRPr="00000000" w14:paraId="000000AF">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Gérer les finances, tenir la comptabilité, préparer les rapports financiers, signer les ordres de paiement.</w:t>
            </w:r>
          </w:p>
        </w:tc>
      </w:tr>
      <w:tr>
        <w:trPr>
          <w:cantSplit w:val="0"/>
          <w:tblHeader w:val="0"/>
        </w:trPr>
        <w:tc>
          <w:tcPr>
            <w:shd w:fill="ffffff" w:val="clear"/>
            <w:tcMar>
              <w:top w:w="80.0" w:type="dxa"/>
              <w:left w:w="140.0" w:type="dxa"/>
              <w:bottom w:w="80.0" w:type="dxa"/>
              <w:right w:w="80.0" w:type="dxa"/>
            </w:tcMar>
          </w:tcPr>
          <w:p w:rsidR="00000000" w:rsidDel="00000000" w:rsidP="00000000" w:rsidRDefault="00000000" w:rsidRPr="00000000" w14:paraId="000000B0">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Trésorier Adjoint</w:t>
            </w:r>
            <w:r w:rsidDel="00000000" w:rsidR="00000000" w:rsidRPr="00000000">
              <w:rPr>
                <w:rtl w:val="0"/>
              </w:rPr>
            </w:r>
          </w:p>
        </w:tc>
        <w:tc>
          <w:tcPr>
            <w:shd w:fill="ffffff" w:val="clear"/>
            <w:tcMar>
              <w:top w:w="80.0" w:type="dxa"/>
              <w:left w:w="80.0" w:type="dxa"/>
              <w:bottom w:w="80.0" w:type="dxa"/>
              <w:right w:w="140.0" w:type="dxa"/>
            </w:tcMar>
          </w:tcPr>
          <w:p w:rsidR="00000000" w:rsidDel="00000000" w:rsidP="00000000" w:rsidRDefault="00000000" w:rsidRPr="00000000" w14:paraId="000000B1">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Assister le Trésorier, co-signer les paiements dépassant le seuil défini, assurer le suivi des cotisations.</w:t>
            </w:r>
          </w:p>
        </w:tc>
      </w:tr>
      <w:tr>
        <w:trPr>
          <w:cantSplit w:val="0"/>
          <w:tblHeader w:val="0"/>
        </w:trPr>
        <w:tc>
          <w:tcPr>
            <w:shd w:fill="f4f6f5" w:val="clear"/>
            <w:tcMar>
              <w:top w:w="80.0" w:type="dxa"/>
              <w:left w:w="140.0" w:type="dxa"/>
              <w:bottom w:w="80.0" w:type="dxa"/>
              <w:right w:w="80.0" w:type="dxa"/>
            </w:tcMar>
          </w:tcPr>
          <w:p w:rsidR="00000000" w:rsidDel="00000000" w:rsidP="00000000" w:rsidRDefault="00000000" w:rsidRPr="00000000" w14:paraId="000000B2">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Responsables commissions</w:t>
            </w:r>
            <w:r w:rsidDel="00000000" w:rsidR="00000000" w:rsidRPr="00000000">
              <w:rPr>
                <w:rtl w:val="0"/>
              </w:rPr>
            </w:r>
          </w:p>
        </w:tc>
        <w:tc>
          <w:tcPr>
            <w:shd w:fill="f4f6f5" w:val="clear"/>
            <w:tcMar>
              <w:top w:w="80.0" w:type="dxa"/>
              <w:left w:w="80.0" w:type="dxa"/>
              <w:bottom w:w="80.0" w:type="dxa"/>
              <w:right w:w="140.0" w:type="dxa"/>
            </w:tcMar>
          </w:tcPr>
          <w:p w:rsidR="00000000" w:rsidDel="00000000" w:rsidP="00000000" w:rsidRDefault="00000000" w:rsidRPr="00000000" w14:paraId="000000B3">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Animer chacune des commissions thématiques obligatoires (voir Art. 23).</w:t>
            </w:r>
          </w:p>
        </w:tc>
      </w:tr>
    </w:tbl>
    <w:p w:rsidR="00000000" w:rsidDel="00000000" w:rsidP="00000000" w:rsidRDefault="00000000" w:rsidRPr="00000000" w14:paraId="000000B4">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B5">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composition du CG doit obligatoirement refléter les trois zones géographiques et respecter une représentation équitable des femmes et des jeunes (au moins 30 % de chaque catégorie).</w:t>
      </w:r>
    </w:p>
    <w:p w:rsidR="00000000" w:rsidDel="00000000" w:rsidP="00000000" w:rsidRDefault="00000000" w:rsidRPr="00000000" w14:paraId="000000B6">
      <w:pPr>
        <w:pBdr>
          <w:left w:color="c9982a" w:space="3" w:sz="10" w:val="single"/>
        </w:pBdr>
        <w:shd w:fill="fdf6e3" w:val="clear"/>
        <w:spacing w:after="50" w:lineRule="auto"/>
        <w:ind w:left="200" w:right="200" w:firstLine="0"/>
        <w:rPr>
          <w:rFonts w:ascii="Arial Narrow" w:cs="Arial Narrow" w:eastAsia="Arial Narrow" w:hAnsi="Arial Narrow"/>
          <w:sz w:val="24"/>
          <w:szCs w:val="24"/>
        </w:rPr>
      </w:pPr>
      <w:r w:rsidDel="00000000" w:rsidR="00000000" w:rsidRPr="00000000">
        <w:rPr>
          <w:rFonts w:ascii="Cambria Math" w:cs="Cambria Math" w:eastAsia="Cambria Math" w:hAnsi="Cambria Math"/>
          <w:i w:val="1"/>
          <w:iCs w:val="1"/>
          <w:color w:val="8b6914"/>
          <w:sz w:val="24"/>
          <w:szCs w:val="24"/>
          <w:rtl w:val="0"/>
        </w:rPr>
        <w:t xml:space="preserve">▸</w:t>
      </w:r>
      <w:r w:rsidDel="00000000" w:rsidR="00000000" w:rsidRPr="00000000">
        <w:rPr>
          <w:rFonts w:ascii="Arial Narrow" w:cs="Arial Narrow" w:eastAsia="Arial Narrow" w:hAnsi="Arial Narrow"/>
          <w:i w:val="1"/>
          <w:iCs w:val="1"/>
          <w:color w:val="8b6914"/>
          <w:sz w:val="24"/>
          <w:szCs w:val="24"/>
          <w:rtl w:val="0"/>
        </w:rPr>
        <w:t xml:space="preserve"> Conforme à l’Article 18 des Statuts.</w:t>
      </w:r>
      <w:r w:rsidDel="00000000" w:rsidR="00000000" w:rsidRPr="00000000">
        <w:rPr>
          <w:rtl w:val="0"/>
        </w:rPr>
      </w:r>
    </w:p>
    <w:p w:rsidR="00000000" w:rsidDel="00000000" w:rsidP="00000000" w:rsidRDefault="00000000" w:rsidRPr="00000000" w14:paraId="000000B7">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21 : </w:t>
      </w:r>
      <w:r w:rsidDel="00000000" w:rsidR="00000000" w:rsidRPr="00000000">
        <w:rPr>
          <w:rFonts w:ascii="Arial Narrow" w:cs="Arial Narrow" w:eastAsia="Arial Narrow" w:hAnsi="Arial Narrow"/>
          <w:b w:val="1"/>
          <w:bCs w:val="1"/>
          <w:sz w:val="24"/>
          <w:szCs w:val="24"/>
          <w:rtl w:val="0"/>
        </w:rPr>
        <w:t xml:space="preserve">Mandat</w:t>
      </w:r>
      <w:r w:rsidDel="00000000" w:rsidR="00000000" w:rsidRPr="00000000">
        <w:rPr>
          <w:rtl w:val="0"/>
        </w:rPr>
      </w:r>
    </w:p>
    <w:p w:rsidR="00000000" w:rsidDel="00000000" w:rsidP="00000000" w:rsidRDefault="00000000" w:rsidRPr="00000000" w14:paraId="000000B8">
      <w:pPr>
        <w:spacing w:after="60" w:line="276" w:lineRule="auto"/>
        <w:rPr>
          <w:rFonts w:ascii="Arial Narrow" w:cs="Arial Narrow" w:eastAsia="Arial Narrow" w:hAnsi="Arial Narrow"/>
          <w:sz w:val="24"/>
          <w:szCs w:val="24"/>
        </w:rPr>
      </w:pPr>
      <w:sdt>
        <w:sdtPr>
          <w:id w:val="-1701074183"/>
          <w:tag w:val="goog_rdk_48"/>
        </w:sdtPr>
        <w:sdtContent>
          <w:commentRangeStart w:id="10"/>
        </w:sdtContent>
      </w:sdt>
      <w:sdt>
        <w:sdtPr>
          <w:id w:val="-1128148025"/>
          <w:tag w:val="goog_rdk_49"/>
        </w:sdtPr>
        <w:sdtContent>
          <w:commentRangeStart w:id="11"/>
        </w:sdtContent>
      </w:sdt>
      <w:sdt>
        <w:sdtPr>
          <w:id w:val="1772688355"/>
          <w:tag w:val="goog_rdk_50"/>
        </w:sdtPr>
        <w:sdtContent>
          <w:commentRangeStart w:id="12"/>
        </w:sdtContent>
      </w:sdt>
      <w:sdt>
        <w:sdtPr>
          <w:id w:val="1678556102"/>
          <w:tag w:val="goog_rdk_51"/>
        </w:sdtPr>
        <w:sdtContent>
          <w:commentRangeStart w:id="13"/>
        </w:sdtContent>
      </w:sdt>
      <w:r w:rsidDel="00000000" w:rsidR="00000000" w:rsidRPr="00000000">
        <w:rPr>
          <w:rFonts w:ascii="Arial Narrow" w:cs="Arial Narrow" w:eastAsia="Arial Narrow" w:hAnsi="Arial Narrow"/>
          <w:sz w:val="24"/>
          <w:szCs w:val="24"/>
          <w:rtl w:val="0"/>
        </w:rPr>
        <w:t xml:space="preserve">Le mandat du CG est de deux (2) ans</w:t>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Fonts w:ascii="Arial Narrow" w:cs="Arial Narrow" w:eastAsia="Arial Narrow" w:hAnsi="Arial Narrow"/>
          <w:sz w:val="24"/>
          <w:szCs w:val="24"/>
          <w:rtl w:val="0"/>
        </w:rPr>
        <w:t xml:space="preserve">, renouvelable une seule fois consécutivement. Après deux mandats consécutifs, un membre sortant ne peut se représenter qu’après un intervalle d’un (1) mandat.</w:t>
      </w:r>
    </w:p>
    <w:p w:rsidR="00000000" w:rsidDel="00000000" w:rsidP="00000000" w:rsidRDefault="00000000" w:rsidRPr="00000000" w14:paraId="000000B9">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cas de vacance d’un poste en cours de mandat (démission, décès, incapacité), le CG pourvoit au remplacement par cooptation jusqu’à la prochaine AG.</w:t>
      </w:r>
    </w:p>
    <w:p w:rsidR="00000000" w:rsidDel="00000000" w:rsidP="00000000" w:rsidRDefault="00000000" w:rsidRPr="00000000" w14:paraId="000000BA">
      <w:pPr>
        <w:pBdr>
          <w:left w:color="c9982a" w:space="3" w:sz="10" w:val="single"/>
        </w:pBdr>
        <w:shd w:fill="fdf6e3" w:val="clear"/>
        <w:spacing w:after="50" w:lineRule="auto"/>
        <w:ind w:left="200" w:right="200" w:firstLine="0"/>
        <w:rPr>
          <w:rFonts w:ascii="Arial Narrow" w:cs="Arial Narrow" w:eastAsia="Arial Narrow" w:hAnsi="Arial Narrow"/>
          <w:sz w:val="24"/>
          <w:szCs w:val="24"/>
        </w:rPr>
      </w:pPr>
      <w:r w:rsidDel="00000000" w:rsidR="00000000" w:rsidRPr="00000000">
        <w:rPr>
          <w:rFonts w:ascii="Cambria Math" w:cs="Cambria Math" w:eastAsia="Cambria Math" w:hAnsi="Cambria Math"/>
          <w:i w:val="1"/>
          <w:iCs w:val="1"/>
          <w:color w:val="8b6914"/>
          <w:sz w:val="24"/>
          <w:szCs w:val="24"/>
          <w:rtl w:val="0"/>
        </w:rPr>
        <w:t xml:space="preserve">▸</w:t>
      </w:r>
      <w:r w:rsidDel="00000000" w:rsidR="00000000" w:rsidRPr="00000000">
        <w:rPr>
          <w:rFonts w:ascii="Arial Narrow" w:cs="Arial Narrow" w:eastAsia="Arial Narrow" w:hAnsi="Arial Narrow"/>
          <w:i w:val="1"/>
          <w:iCs w:val="1"/>
          <w:color w:val="8b6914"/>
          <w:sz w:val="24"/>
          <w:szCs w:val="24"/>
          <w:rtl w:val="0"/>
        </w:rPr>
        <w:t xml:space="preserve"> Conforme à l’Article 20 des Statuts.</w:t>
      </w:r>
      <w:r w:rsidDel="00000000" w:rsidR="00000000" w:rsidRPr="00000000">
        <w:rPr>
          <w:rtl w:val="0"/>
        </w:rPr>
      </w:r>
    </w:p>
    <w:p w:rsidR="00000000" w:rsidDel="00000000" w:rsidP="00000000" w:rsidRDefault="00000000" w:rsidRPr="00000000" w14:paraId="000000BB">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22 : </w:t>
      </w:r>
      <w:r w:rsidDel="00000000" w:rsidR="00000000" w:rsidRPr="00000000">
        <w:rPr>
          <w:rFonts w:ascii="Arial Narrow" w:cs="Arial Narrow" w:eastAsia="Arial Narrow" w:hAnsi="Arial Narrow"/>
          <w:b w:val="1"/>
          <w:bCs w:val="1"/>
          <w:sz w:val="24"/>
          <w:szCs w:val="24"/>
          <w:rtl w:val="0"/>
        </w:rPr>
        <w:t xml:space="preserve">Élection et conditions d’éligibilité</w:t>
      </w:r>
      <w:r w:rsidDel="00000000" w:rsidR="00000000" w:rsidRPr="00000000">
        <w:rPr>
          <w:rtl w:val="0"/>
        </w:rPr>
      </w:r>
    </w:p>
    <w:p w:rsidR="00000000" w:rsidDel="00000000" w:rsidP="00000000" w:rsidRDefault="00000000" w:rsidRPr="00000000" w14:paraId="000000BC">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Les membres du CG sont élus par l’AG au scrutin secret, à la majorité simple. Conditions d’éligibilité :</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Membre actif depuis au moins six (6) mois, à jour de toutes ses obligations ;</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Jouir de ses droits civiques, sans sanction disciplinaire antérieure ;</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Avoir participé à au moins une AG ordinaire ou activité communautaire ;</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Déposer un dossier complet (lettre de motivation, CV, pièce d’identité,) au moins quinze (15) jours avant l’AG élective.</w:t>
      </w:r>
    </w:p>
    <w:p w:rsidR="00000000" w:rsidDel="00000000" w:rsidP="00000000" w:rsidRDefault="00000000" w:rsidRPr="00000000" w14:paraId="000000C1">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prise de fonctions intervient immédiatement après la proclamation des résultats.</w:t>
      </w:r>
    </w:p>
    <w:p w:rsidR="00000000" w:rsidDel="00000000" w:rsidP="00000000" w:rsidRDefault="00000000" w:rsidRPr="00000000" w14:paraId="000000C2">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23 : </w:t>
      </w:r>
      <w:r w:rsidDel="00000000" w:rsidR="00000000" w:rsidRPr="00000000">
        <w:rPr>
          <w:rFonts w:ascii="Arial Narrow" w:cs="Arial Narrow" w:eastAsia="Arial Narrow" w:hAnsi="Arial Narrow"/>
          <w:b w:val="1"/>
          <w:bCs w:val="1"/>
          <w:sz w:val="24"/>
          <w:szCs w:val="24"/>
          <w:rtl w:val="0"/>
        </w:rPr>
        <w:t xml:space="preserve">Passation de service</w:t>
      </w:r>
      <w:r w:rsidDel="00000000" w:rsidR="00000000" w:rsidRPr="00000000">
        <w:rPr>
          <w:rtl w:val="0"/>
        </w:rPr>
      </w:r>
    </w:p>
    <w:p w:rsidR="00000000" w:rsidDel="00000000" w:rsidP="00000000" w:rsidRDefault="00000000" w:rsidRPr="00000000" w14:paraId="000000C3">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Dans les quinze (15) jours suivant l’élection : remise de tous les documents, archives, chiffres et accès aux comptes et plateformes ; rapport de fin de mandat du CG sortant ; PV de passation signé en présence du Président du COSC.</w:t>
      </w:r>
    </w:p>
    <w:p w:rsidR="00000000" w:rsidDel="00000000" w:rsidP="00000000" w:rsidRDefault="00000000" w:rsidRPr="00000000" w14:paraId="000000C4">
      <w:pPr>
        <w:pBdr>
          <w:bottom w:color="c9982a" w:space="3" w:sz="6" w:val="single"/>
        </w:pBdr>
        <w:spacing w:after="6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Chapitre 2 - Réunions du CG</w:t>
      </w:r>
      <w:r w:rsidDel="00000000" w:rsidR="00000000" w:rsidRPr="00000000">
        <w:rPr>
          <w:rtl w:val="0"/>
        </w:rPr>
      </w:r>
    </w:p>
    <w:p w:rsidR="00000000" w:rsidDel="00000000" w:rsidP="00000000" w:rsidRDefault="00000000" w:rsidRPr="00000000" w14:paraId="000000C5">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24 : </w:t>
      </w:r>
      <w:r w:rsidDel="00000000" w:rsidR="00000000" w:rsidRPr="00000000">
        <w:rPr>
          <w:rFonts w:ascii="Arial Narrow" w:cs="Arial Narrow" w:eastAsia="Arial Narrow" w:hAnsi="Arial Narrow"/>
          <w:b w:val="1"/>
          <w:bCs w:val="1"/>
          <w:sz w:val="24"/>
          <w:szCs w:val="24"/>
          <w:rtl w:val="0"/>
        </w:rPr>
        <w:t xml:space="preserve">Fréquence et quorum</w:t>
      </w:r>
      <w:r w:rsidDel="00000000" w:rsidR="00000000" w:rsidRPr="00000000">
        <w:rPr>
          <w:rtl w:val="0"/>
        </w:rPr>
      </w:r>
    </w:p>
    <w:p w:rsidR="00000000" w:rsidDel="00000000" w:rsidP="00000000" w:rsidRDefault="00000000" w:rsidRPr="00000000" w14:paraId="000000C6">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 CG se réunit en réunion ordinaire au moins une (1) fois par trimestre (4 fois par an). Des réunions extraordinaires peuvent être convoquées à tout moment par le Président ou à la demande de la moitié des membres. Le quorum est fixé à la moitié des membres. Les décisions sont prises à la majorité simple.</w:t>
      </w:r>
    </w:p>
    <w:p w:rsidR="00000000" w:rsidDel="00000000" w:rsidP="00000000" w:rsidRDefault="00000000" w:rsidRPr="00000000" w14:paraId="000000C7">
      <w:pPr>
        <w:pBdr>
          <w:left w:color="c9982a" w:space="3" w:sz="10" w:val="single"/>
        </w:pBdr>
        <w:shd w:fill="fdf6e3" w:val="clear"/>
        <w:spacing w:after="50" w:lineRule="auto"/>
        <w:ind w:left="200" w:right="200" w:firstLine="0"/>
        <w:rPr>
          <w:rFonts w:ascii="Arial Narrow" w:cs="Arial Narrow" w:eastAsia="Arial Narrow" w:hAnsi="Arial Narrow"/>
          <w:sz w:val="24"/>
          <w:szCs w:val="24"/>
        </w:rPr>
      </w:pPr>
      <w:r w:rsidDel="00000000" w:rsidR="00000000" w:rsidRPr="00000000">
        <w:rPr>
          <w:rFonts w:ascii="Cambria Math" w:cs="Cambria Math" w:eastAsia="Cambria Math" w:hAnsi="Cambria Math"/>
          <w:i w:val="1"/>
          <w:iCs w:val="1"/>
          <w:color w:val="8b6914"/>
          <w:sz w:val="24"/>
          <w:szCs w:val="24"/>
          <w:rtl w:val="0"/>
        </w:rPr>
        <w:t xml:space="preserve">▸</w:t>
      </w:r>
      <w:r w:rsidDel="00000000" w:rsidR="00000000" w:rsidRPr="00000000">
        <w:rPr>
          <w:rFonts w:ascii="Arial Narrow" w:cs="Arial Narrow" w:eastAsia="Arial Narrow" w:hAnsi="Arial Narrow"/>
          <w:i w:val="1"/>
          <w:iCs w:val="1"/>
          <w:color w:val="8b6914"/>
          <w:sz w:val="24"/>
          <w:szCs w:val="24"/>
          <w:rtl w:val="0"/>
        </w:rPr>
        <w:t xml:space="preserve"> Conforme à l’Article 21 des Statuts.</w:t>
      </w:r>
      <w:r w:rsidDel="00000000" w:rsidR="00000000" w:rsidRPr="00000000">
        <w:rPr>
          <w:rtl w:val="0"/>
        </w:rPr>
      </w:r>
    </w:p>
    <w:p w:rsidR="00000000" w:rsidDel="00000000" w:rsidP="00000000" w:rsidRDefault="00000000" w:rsidRPr="00000000" w14:paraId="000000C8">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25 : </w:t>
      </w:r>
      <w:r w:rsidDel="00000000" w:rsidR="00000000" w:rsidRPr="00000000">
        <w:rPr>
          <w:rFonts w:ascii="Arial Narrow" w:cs="Arial Narrow" w:eastAsia="Arial Narrow" w:hAnsi="Arial Narrow"/>
          <w:b w:val="1"/>
          <w:bCs w:val="1"/>
          <w:sz w:val="24"/>
          <w:szCs w:val="24"/>
          <w:rtl w:val="0"/>
        </w:rPr>
        <w:t xml:space="preserve">Absence et régularité</w:t>
      </w:r>
      <w:r w:rsidDel="00000000" w:rsidR="00000000" w:rsidRPr="00000000">
        <w:rPr>
          <w:rtl w:val="0"/>
        </w:rPr>
      </w:r>
    </w:p>
    <w:p w:rsidR="00000000" w:rsidDel="00000000" w:rsidP="00000000" w:rsidRDefault="00000000" w:rsidRPr="00000000" w14:paraId="000000C9">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Tout membre du CG absent trois (3) fois consécutives sans justification valable peut être déclaré démissionnaire d’office par décision du CG, notifiée à l’AG.</w:t>
      </w:r>
    </w:p>
    <w:p w:rsidR="00000000" w:rsidDel="00000000" w:rsidP="00000000" w:rsidRDefault="00000000" w:rsidRPr="00000000" w14:paraId="000000CA">
      <w:pPr>
        <w:pBdr>
          <w:left w:color="c9982a" w:space="3" w:sz="10" w:val="single"/>
        </w:pBdr>
        <w:shd w:fill="fdf6e3" w:val="clear"/>
        <w:spacing w:after="50" w:lineRule="auto"/>
        <w:ind w:left="200" w:right="200" w:firstLine="0"/>
        <w:rPr>
          <w:rFonts w:ascii="Arial Narrow" w:cs="Arial Narrow" w:eastAsia="Arial Narrow" w:hAnsi="Arial Narrow"/>
          <w:sz w:val="24"/>
          <w:szCs w:val="24"/>
        </w:rPr>
      </w:pPr>
      <w:r w:rsidDel="00000000" w:rsidR="00000000" w:rsidRPr="00000000">
        <w:rPr>
          <w:rFonts w:ascii="Cambria Math" w:cs="Cambria Math" w:eastAsia="Cambria Math" w:hAnsi="Cambria Math"/>
          <w:i w:val="1"/>
          <w:iCs w:val="1"/>
          <w:color w:val="8b6914"/>
          <w:sz w:val="24"/>
          <w:szCs w:val="24"/>
          <w:rtl w:val="0"/>
        </w:rPr>
        <w:t xml:space="preserve">▸</w:t>
      </w:r>
      <w:r w:rsidDel="00000000" w:rsidR="00000000" w:rsidRPr="00000000">
        <w:rPr>
          <w:rFonts w:ascii="Arial Narrow" w:cs="Arial Narrow" w:eastAsia="Arial Narrow" w:hAnsi="Arial Narrow"/>
          <w:i w:val="1"/>
          <w:iCs w:val="1"/>
          <w:color w:val="8b6914"/>
          <w:sz w:val="24"/>
          <w:szCs w:val="24"/>
          <w:rtl w:val="0"/>
        </w:rPr>
        <w:t xml:space="preserve"> Conforme à l’Article 21 des Statuts.</w:t>
      </w:r>
      <w:r w:rsidDel="00000000" w:rsidR="00000000" w:rsidRPr="00000000">
        <w:rPr>
          <w:rtl w:val="0"/>
        </w:rPr>
      </w:r>
    </w:p>
    <w:p w:rsidR="00000000" w:rsidDel="00000000" w:rsidP="00000000" w:rsidRDefault="00000000" w:rsidRPr="00000000" w14:paraId="000000CB">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26 : </w:t>
      </w:r>
      <w:r w:rsidDel="00000000" w:rsidR="00000000" w:rsidRPr="00000000">
        <w:rPr>
          <w:rFonts w:ascii="Arial Narrow" w:cs="Arial Narrow" w:eastAsia="Arial Narrow" w:hAnsi="Arial Narrow"/>
          <w:b w:val="1"/>
          <w:bCs w:val="1"/>
          <w:sz w:val="24"/>
          <w:szCs w:val="24"/>
          <w:rtl w:val="0"/>
        </w:rPr>
        <w:t xml:space="preserve">Délégation de pouvoirs</w:t>
      </w:r>
      <w:r w:rsidDel="00000000" w:rsidR="00000000" w:rsidRPr="00000000">
        <w:rPr>
          <w:rtl w:val="0"/>
        </w:rPr>
      </w:r>
    </w:p>
    <w:p w:rsidR="00000000" w:rsidDel="00000000" w:rsidP="00000000" w:rsidRDefault="00000000" w:rsidRPr="00000000" w14:paraId="000000CC">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cas d’absence du Président, le Vice-Président assure la présidence de plein droit. Toute délégation financière est notifiée au Trésorier et au COSC.</w:t>
      </w:r>
    </w:p>
    <w:p w:rsidR="00000000" w:rsidDel="00000000" w:rsidP="00000000" w:rsidRDefault="00000000" w:rsidRPr="00000000" w14:paraId="000000CD">
      <w:pPr>
        <w:pBdr>
          <w:bottom w:color="c9982a" w:space="3" w:sz="6" w:val="single"/>
        </w:pBdr>
        <w:spacing w:after="6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Chapitre 3 — Commissions thématiques</w:t>
      </w:r>
      <w:r w:rsidDel="00000000" w:rsidR="00000000" w:rsidRPr="00000000">
        <w:rPr>
          <w:rtl w:val="0"/>
        </w:rPr>
      </w:r>
    </w:p>
    <w:p w:rsidR="00000000" w:rsidDel="00000000" w:rsidP="00000000" w:rsidRDefault="00000000" w:rsidRPr="00000000" w14:paraId="000000CE">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27 : </w:t>
      </w:r>
      <w:r w:rsidDel="00000000" w:rsidR="00000000" w:rsidRPr="00000000">
        <w:rPr>
          <w:rFonts w:ascii="Arial Narrow" w:cs="Arial Narrow" w:eastAsia="Arial Narrow" w:hAnsi="Arial Narrow"/>
          <w:b w:val="1"/>
          <w:bCs w:val="1"/>
          <w:sz w:val="24"/>
          <w:szCs w:val="24"/>
          <w:rtl w:val="0"/>
        </w:rPr>
        <w:t xml:space="preserve">Commissions obligatoires</w:t>
      </w:r>
      <w:r w:rsidDel="00000000" w:rsidR="00000000" w:rsidRPr="00000000">
        <w:rPr>
          <w:rtl w:val="0"/>
        </w:rPr>
      </w:r>
    </w:p>
    <w:p w:rsidR="00000000" w:rsidDel="00000000" w:rsidP="00000000" w:rsidRDefault="00000000" w:rsidRPr="00000000" w14:paraId="000000CF">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Conformément à l’Article 22 des Statuts, le CG met en place les commissions thématiques suivantes, à créer dans les trente (30) jours suivant son installation :</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Commission Éducation et Formation ;</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Commission Eau, Hygiène et Assainissement ;</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Commission Santé</w:t>
      </w:r>
      <w:r w:rsidDel="00000000" w:rsidR="00000000" w:rsidRPr="00000000">
        <w:rPr>
          <w:rFonts w:ascii="Arial Narrow" w:cs="Arial Narrow" w:eastAsia="Arial Narrow" w:hAnsi="Arial Narrow"/>
          <w:sz w:val="24"/>
          <w:szCs w:val="24"/>
          <w:rtl w:val="0"/>
        </w:rPr>
        <w:t xml:space="preserve"> et actions sociales</w:t>
      </w: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Commission Jeunesse, Sport et Culture ;</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Commission Femmes et Genre ;</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Commission Économie et Développement local ;</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Commission Diaspora et Relations extérieures ;</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Commission Infrastructures et Environnement.</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Chaque commission est dirigée par un </w:t>
      </w: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Responsable</w:t>
      </w: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 membre du CG. Elle comprend, outre ce Responsable, au maximum six (6) membres associés cooptés parmi les membres actifs de l’Organisation, soit à un maximum de sept (7) membres au total par commission.</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La composition de chaque commission doit respecter l’équilibre entre les </w:t>
      </w:r>
      <w:sdt>
        <w:sdtPr>
          <w:id w:val="1231351591"/>
          <w:tag w:val="goog_rdk_52"/>
        </w:sdtPr>
        <w:sdtContent>
          <w:ins w:author="Sileymane Alassane Wagne" w:id="13" w:date="2026-04-04T06:41:54Z"/>
          <w:sdt>
            <w:sdtPr>
              <w:id w:val="677455707"/>
              <w:tag w:val="goog_rdk_53"/>
            </w:sdtPr>
            <w:sdtContent>
              <w:ins w:author="Sileymane Alassane Wagne" w:id="13" w:date="2026-04-04T06:41:54Z">
                <w:r w:rsidDel="00000000" w:rsidR="00000000" w:rsidRPr="00000000">
                  <w:rPr>
                    <w:rFonts w:ascii="Arial Narrow" w:cs="Arial Narrow" w:eastAsia="Arial Narrow" w:hAnsi="Arial Narrow"/>
                    <w:sz w:val="24"/>
                    <w:szCs w:val="24"/>
                    <w:rtl w:val="0"/>
                    <w:rPrChange w:author="Sileymane Alassane Wagne" w:id="14" w:date="2026-04-04T06:41:54Z">
                      <w:rPr>
                        <w:rFonts w:ascii="Arial Narrow" w:cs="Arial Narrow" w:eastAsia="Arial Narrow" w:hAnsi="Arial Narrow"/>
                        <w:b w:val="0"/>
                        <w:bCs w:val="0"/>
                        <w:i w:val="0"/>
                        <w:iCs w:val="0"/>
                        <w:smallCaps w:val="0"/>
                        <w:strike w:val="0"/>
                        <w:color w:val="2e2e2e"/>
                        <w:sz w:val="24"/>
                        <w:szCs w:val="24"/>
                        <w:u w:val="none"/>
                        <w:shd w:fill="auto" w:val="clear"/>
                        <w:vertAlign w:val="baseline"/>
                      </w:rPr>
                    </w:rPrChange>
                  </w:rPr>
                  <w:t xml:space="preserve">sections</w:t>
                </w:r>
              </w:ins>
            </w:sdtContent>
          </w:sdt>
          <w:ins w:author="Sileymane Alassane Wagne" w:id="13" w:date="2026-04-04T06:41:54Z"/>
        </w:sdtContent>
      </w:sdt>
      <w:sdt>
        <w:sdtPr>
          <w:id w:val="-1404118936"/>
          <w:tag w:val="goog_rdk_54"/>
        </w:sdtPr>
        <w:sdtContent>
          <w:del w:author="Sileymane Alassane Wagne" w:id="13" w:date="2026-04-04T06:41:54Z"/>
          <w:sdt>
            <w:sdtPr>
              <w:id w:val="596801230"/>
              <w:tag w:val="goog_rdk_55"/>
            </w:sdtPr>
            <w:sdtContent>
              <w:del w:author="Sileymane Alassane Wagne" w:id="13" w:date="2026-04-04T06:41:54Z">
                <w:r w:rsidDel="00000000" w:rsidR="00000000" w:rsidRPr="00000000">
                  <w:rPr>
                    <w:rFonts w:ascii="Arial Narrow" w:cs="Arial Narrow" w:eastAsia="Arial Narrow" w:hAnsi="Arial Narrow"/>
                    <w:sz w:val="24"/>
                    <w:szCs w:val="24"/>
                    <w:rtl w:val="0"/>
                    <w:rPrChange w:author="Sileymane Alassane Wagne" w:id="14" w:date="2026-04-04T06:41:54Z">
                      <w:rPr>
                        <w:rFonts w:ascii="Arial Narrow" w:cs="Arial Narrow" w:eastAsia="Arial Narrow" w:hAnsi="Arial Narrow"/>
                        <w:b w:val="0"/>
                        <w:bCs w:val="0"/>
                        <w:i w:val="0"/>
                        <w:iCs w:val="0"/>
                        <w:smallCaps w:val="0"/>
                        <w:strike w:val="0"/>
                        <w:color w:val="2e2e2e"/>
                        <w:sz w:val="24"/>
                        <w:szCs w:val="24"/>
                        <w:u w:val="none"/>
                        <w:shd w:fill="auto" w:val="clear"/>
                        <w:vertAlign w:val="baseline"/>
                      </w:rPr>
                    </w:rPrChange>
                  </w:rPr>
                  <w:delText xml:space="preserve">zone</w:delText>
                </w:r>
              </w:del>
            </w:sdtContent>
          </w:sdt>
          <w:del w:author="Sileymane Alassane Wagne" w:id="13" w:date="2026-04-04T06:41:54Z"/>
        </w:sdtContent>
      </w:sdt>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s </w:t>
      </w:r>
      <w:sdt>
        <w:sdtPr>
          <w:id w:val="-1605289359"/>
          <w:tag w:val="goog_rdk_56"/>
        </w:sdtPr>
        <w:sdtContent>
          <w:del w:author="Sileymane Alassane Wagne" w:id="15" w:date="2026-04-04T06:42:04Z">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delText xml:space="preserve">géographiques </w:delText>
            </w:r>
          </w:del>
        </w:sdtContent>
      </w:sdt>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et favoriser la participation des femmes et des jeunes.</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Le mandat des membres associés des commissions est directement lié à celui du Comité de Gestion qui les a cooptés : il prend fin de plein droit à l’expiration du mandat du CG, à sa dissolution anticipée ou à tout renouvellement du CG. Le CG entrant procède à la reconstitution des commissions dans les trente (30) jours suivant son installation.</w:t>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40" w:line="276"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Les commissions ne peuvent engager l’Organisation sans autorisation expresse du CG.</w:t>
      </w:r>
    </w:p>
    <w:p w:rsidR="00000000" w:rsidDel="00000000" w:rsidP="00000000" w:rsidRDefault="00000000" w:rsidRPr="00000000" w14:paraId="000000DC">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Fonts w:ascii="Arial Narrow" w:cs="Arial Narrow" w:eastAsia="Arial Narrow" w:hAnsi="Arial Narrow"/>
          <w:b w:val="1"/>
          <w:bCs w:val="1"/>
          <w:color w:val="124d2c"/>
          <w:sz w:val="24"/>
          <w:szCs w:val="24"/>
          <w:rtl w:val="0"/>
        </w:rPr>
        <w:t xml:space="preserve">Article 28 : </w:t>
      </w:r>
      <w:r w:rsidDel="00000000" w:rsidR="00000000" w:rsidRPr="00000000">
        <w:rPr>
          <w:rFonts w:ascii="Arial Narrow" w:cs="Arial Narrow" w:eastAsia="Arial Narrow" w:hAnsi="Arial Narrow"/>
          <w:b w:val="1"/>
          <w:bCs w:val="1"/>
          <w:sz w:val="24"/>
          <w:szCs w:val="24"/>
          <w:rtl w:val="0"/>
        </w:rPr>
        <w:t xml:space="preserve">Fonctionnement et reporting</w:t>
      </w:r>
      <w:r w:rsidDel="00000000" w:rsidR="00000000" w:rsidRPr="00000000">
        <w:rPr>
          <w:rtl w:val="0"/>
        </w:rPr>
      </w:r>
    </w:p>
    <w:p w:rsidR="00000000" w:rsidDel="00000000" w:rsidP="00000000" w:rsidRDefault="00000000" w:rsidRPr="00000000" w14:paraId="000000DD">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Chaque commission se réunit au minimum une (1) fois par trimestre et établit un plan d’action annuel soumis au CG. Un rapport trimestriel est transmis au Secrétaire Général et présenté en réunion du CG.</w:t>
      </w:r>
    </w:p>
    <w:p w:rsidR="00000000" w:rsidDel="00000000" w:rsidP="00000000" w:rsidRDefault="00000000" w:rsidRPr="00000000" w14:paraId="000000DE">
      <w:pPr>
        <w:pBdr>
          <w:bottom w:color="c9982a" w:space="3" w:sz="6" w:val="single"/>
        </w:pBdr>
        <w:spacing w:after="6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Chapitre 4 — Redevabilité du CG</w:t>
      </w:r>
      <w:r w:rsidDel="00000000" w:rsidR="00000000" w:rsidRPr="00000000">
        <w:rPr>
          <w:rtl w:val="0"/>
        </w:rPr>
      </w:r>
    </w:p>
    <w:p w:rsidR="00000000" w:rsidDel="00000000" w:rsidP="00000000" w:rsidRDefault="00000000" w:rsidRPr="00000000" w14:paraId="000000DF">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29 : </w:t>
      </w:r>
      <w:r w:rsidDel="00000000" w:rsidR="00000000" w:rsidRPr="00000000">
        <w:rPr>
          <w:rFonts w:ascii="Arial Narrow" w:cs="Arial Narrow" w:eastAsia="Arial Narrow" w:hAnsi="Arial Narrow"/>
          <w:b w:val="1"/>
          <w:bCs w:val="1"/>
          <w:sz w:val="24"/>
          <w:szCs w:val="24"/>
          <w:rtl w:val="0"/>
        </w:rPr>
        <w:t xml:space="preserve">Calendrier de reddition de comptes</w:t>
      </w:r>
      <w:r w:rsidDel="00000000" w:rsidR="00000000" w:rsidRPr="00000000">
        <w:rPr>
          <w:rtl w:val="0"/>
        </w:rPr>
      </w:r>
    </w:p>
    <w:p w:rsidR="00000000" w:rsidDel="00000000" w:rsidP="00000000" w:rsidRDefault="00000000" w:rsidRPr="00000000" w14:paraId="000000E0">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Conformément à l’Article 23 des Statuts, le CG est tenu de rendre compte selon le calendrier suivant :</w:t>
      </w:r>
    </w:p>
    <w:p w:rsidR="00000000" w:rsidDel="00000000" w:rsidP="00000000" w:rsidRDefault="00000000" w:rsidRPr="00000000" w14:paraId="000000E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Rapport d’activité trimestriel : transmis au COSC dans les quinze (15) jours suivant la fin du trimestre ;</w:t>
      </w:r>
    </w:p>
    <w:p w:rsidR="00000000" w:rsidDel="00000000" w:rsidP="00000000" w:rsidRDefault="00000000" w:rsidRPr="00000000" w14:paraId="000000E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Rapport financier semestriel : transmis au COSC avec les pièces justificatives ;</w:t>
      </w:r>
    </w:p>
    <w:p w:rsidR="00000000" w:rsidDel="00000000" w:rsidP="00000000" w:rsidRDefault="00000000" w:rsidRPr="00000000" w14:paraId="000000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Rapport annuel complet (activités + finances) : présenté à l’AG ordinaire ;</w:t>
      </w:r>
    </w:p>
    <w:p w:rsidR="00000000" w:rsidDel="00000000" w:rsidP="00000000" w:rsidRDefault="00000000" w:rsidRPr="00000000" w14:paraId="000000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Rapport de fin de mandat : remis au COSC et à la nouvelle équipe lors de la passation.</w:t>
      </w:r>
    </w:p>
    <w:p w:rsidR="00000000" w:rsidDel="00000000" w:rsidP="00000000" w:rsidRDefault="00000000" w:rsidRPr="00000000" w14:paraId="000000E5">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 CG est solidairement responsable devant l’AG de la bonne gestion des ressources communautaires.</w:t>
      </w:r>
    </w:p>
    <w:p w:rsidR="00000000" w:rsidDel="00000000" w:rsidP="00000000" w:rsidRDefault="00000000" w:rsidRPr="00000000" w14:paraId="000000E6">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30 : </w:t>
      </w:r>
      <w:r w:rsidDel="00000000" w:rsidR="00000000" w:rsidRPr="00000000">
        <w:rPr>
          <w:rFonts w:ascii="Arial Narrow" w:cs="Arial Narrow" w:eastAsia="Arial Narrow" w:hAnsi="Arial Narrow"/>
          <w:b w:val="1"/>
          <w:bCs w:val="1"/>
          <w:sz w:val="24"/>
          <w:szCs w:val="24"/>
          <w:rtl w:val="0"/>
        </w:rPr>
        <w:t xml:space="preserve">Révocation</w:t>
      </w:r>
      <w:r w:rsidDel="00000000" w:rsidR="00000000" w:rsidRPr="00000000">
        <w:rPr>
          <w:rtl w:val="0"/>
        </w:rPr>
      </w:r>
    </w:p>
    <w:p w:rsidR="00000000" w:rsidDel="00000000" w:rsidP="00000000" w:rsidRDefault="00000000" w:rsidRPr="00000000" w14:paraId="000000E7">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 membre du CG peut être révoqué par l’AG à la majorité des 2/3 pour : faute grave ou manquement aux obligations statutaires ; gestion frauduleuse ou malversation avérée ; comportement nuisant à l’unité et à la réputation de l’Organisation.</w:t>
      </w:r>
    </w:p>
    <w:p w:rsidR="00000000" w:rsidDel="00000000" w:rsidP="00000000" w:rsidRDefault="00000000" w:rsidRPr="00000000" w14:paraId="000000E8">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révocation est précédée d’une mise en demeure et d’un droit de réponse. Le COSC peut recommander la révocation après enquête.</w:t>
      </w:r>
    </w:p>
    <w:p w:rsidR="00000000" w:rsidDel="00000000" w:rsidP="00000000" w:rsidRDefault="00000000" w:rsidRPr="00000000" w14:paraId="000000E9">
      <w:pPr>
        <w:pBdr>
          <w:left w:color="c9982a" w:space="3" w:sz="10" w:val="single"/>
        </w:pBdr>
        <w:shd w:fill="fdf6e3" w:val="clear"/>
        <w:spacing w:after="50" w:lineRule="auto"/>
        <w:ind w:left="200" w:right="200" w:firstLine="0"/>
        <w:rPr>
          <w:rFonts w:ascii="Arial Narrow" w:cs="Arial Narrow" w:eastAsia="Arial Narrow" w:hAnsi="Arial Narrow"/>
          <w:sz w:val="24"/>
          <w:szCs w:val="24"/>
        </w:rPr>
      </w:pPr>
      <w:r w:rsidDel="00000000" w:rsidR="00000000" w:rsidRPr="00000000">
        <w:rPr>
          <w:rFonts w:ascii="Cambria Math" w:cs="Cambria Math" w:eastAsia="Cambria Math" w:hAnsi="Cambria Math"/>
          <w:i w:val="1"/>
          <w:iCs w:val="1"/>
          <w:color w:val="8b6914"/>
          <w:sz w:val="24"/>
          <w:szCs w:val="24"/>
          <w:rtl w:val="0"/>
        </w:rPr>
        <w:t xml:space="preserve">▸</w:t>
      </w:r>
      <w:r w:rsidDel="00000000" w:rsidR="00000000" w:rsidRPr="00000000">
        <w:rPr>
          <w:rFonts w:ascii="Arial Narrow" w:cs="Arial Narrow" w:eastAsia="Arial Narrow" w:hAnsi="Arial Narrow"/>
          <w:i w:val="1"/>
          <w:iCs w:val="1"/>
          <w:color w:val="8b6914"/>
          <w:sz w:val="24"/>
          <w:szCs w:val="24"/>
          <w:rtl w:val="0"/>
        </w:rPr>
        <w:t xml:space="preserve"> Conforme à l’Article 24 des Statuts.</w:t>
      </w:r>
      <w:r w:rsidDel="00000000" w:rsidR="00000000" w:rsidRPr="00000000">
        <w:rPr>
          <w:rtl w:val="0"/>
        </w:rPr>
      </w:r>
    </w:p>
    <w:p w:rsidR="00000000" w:rsidDel="00000000" w:rsidP="00000000" w:rsidRDefault="00000000" w:rsidRPr="00000000" w14:paraId="000000EA">
      <w:pPr>
        <w:shd w:fill="1a6b3c" w:val="clear"/>
        <w:spacing w:after="8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ffffff"/>
          <w:sz w:val="24"/>
          <w:szCs w:val="24"/>
          <w:rtl w:val="0"/>
        </w:rPr>
        <w:t xml:space="preserve">TITRE IV — FONCTIONNEMENT DU COSC</w:t>
      </w:r>
      <w:r w:rsidDel="00000000" w:rsidR="00000000" w:rsidRPr="00000000">
        <w:rPr>
          <w:rtl w:val="0"/>
        </w:rPr>
      </w:r>
    </w:p>
    <w:p w:rsidR="00000000" w:rsidDel="00000000" w:rsidP="00000000" w:rsidRDefault="00000000" w:rsidRPr="00000000" w14:paraId="000000EB">
      <w:pPr>
        <w:pBdr>
          <w:left w:color="1a6b3c" w:space="3" w:sz="10" w:val="single"/>
        </w:pBdr>
        <w:shd w:fill="eaf5ee" w:val="clear"/>
        <w:spacing w:after="50" w:lineRule="auto"/>
        <w:ind w:left="200" w:right="200" w:firstLine="0"/>
        <w:rPr>
          <w:rFonts w:ascii="Arial Narrow" w:cs="Arial Narrow" w:eastAsia="Arial Narrow" w:hAnsi="Arial Narrow"/>
          <w:sz w:val="24"/>
          <w:szCs w:val="24"/>
        </w:rPr>
      </w:pPr>
      <w:r w:rsidDel="00000000" w:rsidR="00000000" w:rsidRPr="00000000">
        <w:rPr>
          <w:rFonts w:ascii="Arial Narrow" w:cs="Arial Narrow" w:eastAsia="Arial Narrow" w:hAnsi="Arial Narrow"/>
          <w:color w:val="124d2c"/>
          <w:sz w:val="24"/>
          <w:szCs w:val="24"/>
          <w:rtl w:val="0"/>
        </w:rPr>
        <w:t xml:space="preserve">Le COSC est l’organe de supervision, d’orientation et de contrôle. Il est pleinement indépendant du CG et garantit la bonne gouvernance de Yellitaare Thidé. (Art. 25 des Statuts)</w:t>
      </w:r>
      <w:r w:rsidDel="00000000" w:rsidR="00000000" w:rsidRPr="00000000">
        <w:rPr>
          <w:rtl w:val="0"/>
        </w:rPr>
      </w:r>
    </w:p>
    <w:p w:rsidR="00000000" w:rsidDel="00000000" w:rsidP="00000000" w:rsidRDefault="00000000" w:rsidRPr="00000000" w14:paraId="000000EC">
      <w:pPr>
        <w:pBdr>
          <w:bottom w:color="c9982a" w:space="3" w:sz="6" w:val="single"/>
        </w:pBdr>
        <w:spacing w:after="6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Chapitre 1 — Composition et installation</w:t>
      </w:r>
      <w:r w:rsidDel="00000000" w:rsidR="00000000" w:rsidRPr="00000000">
        <w:rPr>
          <w:rtl w:val="0"/>
        </w:rPr>
      </w:r>
    </w:p>
    <w:p w:rsidR="00000000" w:rsidDel="00000000" w:rsidP="00000000" w:rsidRDefault="00000000" w:rsidRPr="00000000" w14:paraId="000000ED">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31 : </w:t>
      </w:r>
      <w:r w:rsidDel="00000000" w:rsidR="00000000" w:rsidRPr="00000000">
        <w:rPr>
          <w:rFonts w:ascii="Arial Narrow" w:cs="Arial Narrow" w:eastAsia="Arial Narrow" w:hAnsi="Arial Narrow"/>
          <w:b w:val="1"/>
          <w:bCs w:val="1"/>
          <w:sz w:val="24"/>
          <w:szCs w:val="24"/>
          <w:rtl w:val="0"/>
        </w:rPr>
        <w:t xml:space="preserve">Composition et profil</w:t>
      </w:r>
      <w:r w:rsidDel="00000000" w:rsidR="00000000" w:rsidRPr="00000000">
        <w:rPr>
          <w:rtl w:val="0"/>
        </w:rPr>
      </w:r>
    </w:p>
    <w:p w:rsidR="00000000" w:rsidDel="00000000" w:rsidP="00000000" w:rsidRDefault="00000000" w:rsidRPr="00000000" w14:paraId="000000EE">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 COSC est composé de cinq (5) à neuf (9) membres, désignés par l’AG pour leurs qualités morales, leur expérience et leur engagement communautaire. Sa composition comprend idéalement :</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Des sages et notables respectés de la communauté ;</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Des représentants de la diaspora internationale ;</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Des personnes-ressources compétentes (juristes, comptables, ingénieurs, enseignants, professionnels de santé…) ;</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Des représentants des femmes et des jeunes.</w:t>
      </w:r>
    </w:p>
    <w:p w:rsidR="00000000" w:rsidDel="00000000" w:rsidP="00000000" w:rsidRDefault="00000000" w:rsidRPr="00000000" w14:paraId="000000F3">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 composition du COSC doit refléter les trois sections. Les membres du COSC ne peuvent exercer simultanément aucune fonction au sein du CG.</w:t>
      </w:r>
    </w:p>
    <w:p w:rsidR="00000000" w:rsidDel="00000000" w:rsidP="00000000" w:rsidRDefault="00000000" w:rsidRPr="00000000" w14:paraId="000000F4">
      <w:pPr>
        <w:pBdr>
          <w:left w:color="c9982a" w:space="3" w:sz="10" w:val="single"/>
        </w:pBdr>
        <w:shd w:fill="fdf6e3" w:val="clear"/>
        <w:spacing w:after="50" w:lineRule="auto"/>
        <w:ind w:left="200" w:right="200" w:firstLine="0"/>
        <w:rPr>
          <w:rFonts w:ascii="Arial Narrow" w:cs="Arial Narrow" w:eastAsia="Arial Narrow" w:hAnsi="Arial Narrow"/>
          <w:sz w:val="24"/>
          <w:szCs w:val="24"/>
        </w:rPr>
      </w:pPr>
      <w:r w:rsidDel="00000000" w:rsidR="00000000" w:rsidRPr="00000000">
        <w:rPr>
          <w:rFonts w:ascii="Cambria Math" w:cs="Cambria Math" w:eastAsia="Cambria Math" w:hAnsi="Cambria Math"/>
          <w:i w:val="1"/>
          <w:iCs w:val="1"/>
          <w:color w:val="8b6914"/>
          <w:sz w:val="24"/>
          <w:szCs w:val="24"/>
          <w:rtl w:val="0"/>
        </w:rPr>
        <w:t xml:space="preserve">▸</w:t>
      </w:r>
      <w:r w:rsidDel="00000000" w:rsidR="00000000" w:rsidRPr="00000000">
        <w:rPr>
          <w:rFonts w:ascii="Arial Narrow" w:cs="Arial Narrow" w:eastAsia="Arial Narrow" w:hAnsi="Arial Narrow"/>
          <w:i w:val="1"/>
          <w:iCs w:val="1"/>
          <w:color w:val="8b6914"/>
          <w:sz w:val="24"/>
          <w:szCs w:val="24"/>
          <w:rtl w:val="0"/>
        </w:rPr>
        <w:t xml:space="preserve"> Conforme à l’Article 26 des Statuts.</w:t>
      </w:r>
      <w:r w:rsidDel="00000000" w:rsidR="00000000" w:rsidRPr="00000000">
        <w:rPr>
          <w:rtl w:val="0"/>
        </w:rPr>
      </w:r>
    </w:p>
    <w:p w:rsidR="00000000" w:rsidDel="00000000" w:rsidP="00000000" w:rsidRDefault="00000000" w:rsidRPr="00000000" w14:paraId="000000F5">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32 : </w:t>
      </w:r>
      <w:r w:rsidDel="00000000" w:rsidR="00000000" w:rsidRPr="00000000">
        <w:rPr>
          <w:rFonts w:ascii="Arial Narrow" w:cs="Arial Narrow" w:eastAsia="Arial Narrow" w:hAnsi="Arial Narrow"/>
          <w:b w:val="1"/>
          <w:bCs w:val="1"/>
          <w:sz w:val="24"/>
          <w:szCs w:val="24"/>
          <w:rtl w:val="0"/>
        </w:rPr>
        <w:t xml:space="preserve">Mandat des membres du COSC</w:t>
      </w:r>
      <w:r w:rsidDel="00000000" w:rsidR="00000000" w:rsidRPr="00000000">
        <w:rPr>
          <w:rtl w:val="0"/>
        </w:rPr>
      </w:r>
    </w:p>
    <w:p w:rsidR="00000000" w:rsidDel="00000000" w:rsidP="00000000" w:rsidRDefault="00000000" w:rsidRPr="00000000" w14:paraId="000000F6">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Les membres du COSC sont désignés par l’AG pour une durée de trois (3) ans, renouvelable une seule fois.</w:t>
      </w:r>
    </w:p>
    <w:p w:rsidR="00000000" w:rsidDel="00000000" w:rsidP="00000000" w:rsidRDefault="00000000" w:rsidRPr="00000000" w14:paraId="000000F7">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33 : </w:t>
      </w:r>
      <w:r w:rsidDel="00000000" w:rsidR="00000000" w:rsidRPr="00000000">
        <w:rPr>
          <w:rFonts w:ascii="Arial Narrow" w:cs="Arial Narrow" w:eastAsia="Arial Narrow" w:hAnsi="Arial Narrow"/>
          <w:b w:val="1"/>
          <w:bCs w:val="1"/>
          <w:sz w:val="24"/>
          <w:szCs w:val="24"/>
          <w:rtl w:val="0"/>
        </w:rPr>
        <w:t xml:space="preserve">Bureau du COSC</w:t>
      </w:r>
      <w:r w:rsidDel="00000000" w:rsidR="00000000" w:rsidRPr="00000000">
        <w:rPr>
          <w:rtl w:val="0"/>
        </w:rPr>
      </w:r>
    </w:p>
    <w:p w:rsidR="00000000" w:rsidDel="00000000" w:rsidP="00000000" w:rsidRDefault="00000000" w:rsidRPr="00000000" w14:paraId="000000F8">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 COSC élit en son sein un Bureau composé de :</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Un Président du COSC : coordonne les travaux, convoque les réunions, saisit l’AG en cas de nécessité ;</w:t>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Un Rapporteur : rédige les avis, recommandations et procès-verbaux ;</w:t>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Un Contrôleur financier : assure le suivi spécifique de la gestion financière du CG.</w:t>
      </w:r>
    </w:p>
    <w:p w:rsidR="00000000" w:rsidDel="00000000" w:rsidP="00000000" w:rsidRDefault="00000000" w:rsidRPr="00000000" w14:paraId="000000FC">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 Bureau est élu à la majorité simple lors de la première réunion du COSC après désignation.</w:t>
      </w:r>
    </w:p>
    <w:p w:rsidR="00000000" w:rsidDel="00000000" w:rsidP="00000000" w:rsidRDefault="00000000" w:rsidRPr="00000000" w14:paraId="000000FD">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34 : </w:t>
      </w:r>
      <w:r w:rsidDel="00000000" w:rsidR="00000000" w:rsidRPr="00000000">
        <w:rPr>
          <w:rFonts w:ascii="Arial Narrow" w:cs="Arial Narrow" w:eastAsia="Arial Narrow" w:hAnsi="Arial Narrow"/>
          <w:b w:val="1"/>
          <w:bCs w:val="1"/>
          <w:sz w:val="24"/>
          <w:szCs w:val="24"/>
          <w:rtl w:val="0"/>
        </w:rPr>
        <w:t xml:space="preserve">Installation et programme de travail</w:t>
      </w:r>
      <w:r w:rsidDel="00000000" w:rsidR="00000000" w:rsidRPr="00000000">
        <w:rPr>
          <w:rtl w:val="0"/>
        </w:rPr>
      </w:r>
    </w:p>
    <w:p w:rsidR="00000000" w:rsidDel="00000000" w:rsidP="00000000" w:rsidRDefault="00000000" w:rsidRPr="00000000" w14:paraId="000000FE">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Dans les quinze (15) jours suivant sa désignation par l’AG, le COSC tient sa réunion inaugurale convoquée par le doyen d’âge. Il élit son Bureau et arrête son programme de travail annuel : calendrier des contrôles (minimum semestriel), thèmes d’évaluation prioritaires, calendrier des réunions avec le CG.</w:t>
      </w:r>
    </w:p>
    <w:p w:rsidR="00000000" w:rsidDel="00000000" w:rsidP="00000000" w:rsidRDefault="00000000" w:rsidRPr="00000000" w14:paraId="000000FF">
      <w:pPr>
        <w:pBdr>
          <w:bottom w:color="c9982a" w:space="3" w:sz="6" w:val="single"/>
        </w:pBdr>
        <w:spacing w:after="6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Chapitre 2 — Pouvoirs étendus de contrôle</w:t>
      </w:r>
      <w:r w:rsidDel="00000000" w:rsidR="00000000" w:rsidRPr="00000000">
        <w:rPr>
          <w:rtl w:val="0"/>
        </w:rPr>
      </w:r>
    </w:p>
    <w:p w:rsidR="00000000" w:rsidDel="00000000" w:rsidP="00000000" w:rsidRDefault="00000000" w:rsidRPr="00000000" w14:paraId="00000100">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35 : </w:t>
      </w:r>
      <w:r w:rsidDel="00000000" w:rsidR="00000000" w:rsidRPr="00000000">
        <w:rPr>
          <w:rFonts w:ascii="Arial Narrow" w:cs="Arial Narrow" w:eastAsia="Arial Narrow" w:hAnsi="Arial Narrow"/>
          <w:b w:val="1"/>
          <w:bCs w:val="1"/>
          <w:sz w:val="24"/>
          <w:szCs w:val="24"/>
          <w:rtl w:val="0"/>
        </w:rPr>
        <w:t xml:space="preserve">Pouvoirs d’investigation</w:t>
      </w:r>
      <w:r w:rsidDel="00000000" w:rsidR="00000000" w:rsidRPr="00000000">
        <w:rPr>
          <w:rtl w:val="0"/>
        </w:rPr>
      </w:r>
    </w:p>
    <w:p w:rsidR="00000000" w:rsidDel="00000000" w:rsidP="00000000" w:rsidRDefault="00000000" w:rsidRPr="00000000" w14:paraId="00000101">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Dans l’exercice de sa mission de contrôle, le COSC dispose des pouvoirs suivants :</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Demander et obtenir communication de tout document financier, administratif ou opérationnel du CG ;</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Auditionner tout membre du CG ou toute personne impliquée dans la gestion ;</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Commander ou proposer des audits financiers indépendants à la charge de l’Organisation ;</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Effectuer des visites de terrain pour constater l’état d’avancement des projets ;</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Consulter les comptes bancaires et vérifier les pièces justificatives de dépenses.</w:t>
      </w:r>
    </w:p>
    <w:p w:rsidR="00000000" w:rsidDel="00000000" w:rsidP="00000000" w:rsidRDefault="00000000" w:rsidRPr="00000000" w14:paraId="00000107">
      <w:pPr>
        <w:pBdr>
          <w:left w:color="c9982a" w:space="3" w:sz="10" w:val="single"/>
        </w:pBdr>
        <w:shd w:fill="fdf6e3" w:val="clear"/>
        <w:spacing w:after="50" w:lineRule="auto"/>
        <w:ind w:left="200" w:right="200" w:firstLine="0"/>
        <w:rPr>
          <w:rFonts w:ascii="Arial Narrow" w:cs="Arial Narrow" w:eastAsia="Arial Narrow" w:hAnsi="Arial Narrow"/>
          <w:sz w:val="24"/>
          <w:szCs w:val="24"/>
        </w:rPr>
      </w:pPr>
      <w:r w:rsidDel="00000000" w:rsidR="00000000" w:rsidRPr="00000000">
        <w:rPr>
          <w:rFonts w:ascii="Cambria Math" w:cs="Cambria Math" w:eastAsia="Cambria Math" w:hAnsi="Cambria Math"/>
          <w:i w:val="1"/>
          <w:iCs w:val="1"/>
          <w:color w:val="8b6914"/>
          <w:sz w:val="24"/>
          <w:szCs w:val="24"/>
          <w:rtl w:val="0"/>
        </w:rPr>
        <w:t xml:space="preserve">▸</w:t>
      </w:r>
      <w:r w:rsidDel="00000000" w:rsidR="00000000" w:rsidRPr="00000000">
        <w:rPr>
          <w:rFonts w:ascii="Arial Narrow" w:cs="Arial Narrow" w:eastAsia="Arial Narrow" w:hAnsi="Arial Narrow"/>
          <w:i w:val="1"/>
          <w:iCs w:val="1"/>
          <w:color w:val="8b6914"/>
          <w:sz w:val="24"/>
          <w:szCs w:val="24"/>
          <w:rtl w:val="0"/>
        </w:rPr>
        <w:t xml:space="preserve"> Conforme à l’Article 28 des Statuts.</w:t>
      </w:r>
      <w:r w:rsidDel="00000000" w:rsidR="00000000" w:rsidRPr="00000000">
        <w:rPr>
          <w:rtl w:val="0"/>
        </w:rPr>
      </w:r>
    </w:p>
    <w:p w:rsidR="00000000" w:rsidDel="00000000" w:rsidP="00000000" w:rsidRDefault="00000000" w:rsidRPr="00000000" w14:paraId="00000108">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36 : </w:t>
      </w:r>
      <w:r w:rsidDel="00000000" w:rsidR="00000000" w:rsidRPr="00000000">
        <w:rPr>
          <w:rFonts w:ascii="Arial Narrow" w:cs="Arial Narrow" w:eastAsia="Arial Narrow" w:hAnsi="Arial Narrow"/>
          <w:b w:val="1"/>
          <w:bCs w:val="1"/>
          <w:sz w:val="24"/>
          <w:szCs w:val="24"/>
          <w:rtl w:val="0"/>
        </w:rPr>
        <w:t xml:space="preserve">Droit d’alerte et de saisine</w:t>
      </w:r>
      <w:r w:rsidDel="00000000" w:rsidR="00000000" w:rsidRPr="00000000">
        <w:rPr>
          <w:rtl w:val="0"/>
        </w:rPr>
      </w:r>
    </w:p>
    <w:p w:rsidR="00000000" w:rsidDel="00000000" w:rsidP="00000000" w:rsidRDefault="00000000" w:rsidRPr="00000000" w14:paraId="00000109">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cas de dysfonctionnement grave, de soupçon de fraude ou de violation des statuts, le COSC peut :</w:t>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Mettre en demeure le CG de régulariser sa situation dans un délai qu’il fixe ;</w:t>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Suspendre à titre conservatoire toute décision financière contestée, dans l’attente d’une décision de l’AG (accord du Président du COSC requis) ;</w:t>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Convoquer une AG extraordinaire en cas de risque grave pour l’Organisation ;</w:t>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Saisir les autorités compétentes en cas de malversation avérée, après décision des 2/3 de ses membres.</w:t>
      </w:r>
    </w:p>
    <w:p w:rsidR="00000000" w:rsidDel="00000000" w:rsidP="00000000" w:rsidRDefault="00000000" w:rsidRPr="00000000" w14:paraId="0000010E">
      <w:pPr>
        <w:pBdr>
          <w:left w:color="c9982a" w:space="3" w:sz="10" w:val="single"/>
        </w:pBdr>
        <w:shd w:fill="fdf6e3" w:val="clear"/>
        <w:spacing w:after="50" w:lineRule="auto"/>
        <w:ind w:left="200" w:right="200" w:firstLine="0"/>
        <w:rPr>
          <w:rFonts w:ascii="Arial Narrow" w:cs="Arial Narrow" w:eastAsia="Arial Narrow" w:hAnsi="Arial Narrow"/>
          <w:sz w:val="24"/>
          <w:szCs w:val="24"/>
        </w:rPr>
      </w:pPr>
      <w:r w:rsidDel="00000000" w:rsidR="00000000" w:rsidRPr="00000000">
        <w:rPr>
          <w:rFonts w:ascii="Cambria Math" w:cs="Cambria Math" w:eastAsia="Cambria Math" w:hAnsi="Cambria Math"/>
          <w:i w:val="1"/>
          <w:iCs w:val="1"/>
          <w:color w:val="8b6914"/>
          <w:sz w:val="24"/>
          <w:szCs w:val="24"/>
          <w:rtl w:val="0"/>
        </w:rPr>
        <w:t xml:space="preserve">▸</w:t>
      </w:r>
      <w:r w:rsidDel="00000000" w:rsidR="00000000" w:rsidRPr="00000000">
        <w:rPr>
          <w:rFonts w:ascii="Arial Narrow" w:cs="Arial Narrow" w:eastAsia="Arial Narrow" w:hAnsi="Arial Narrow"/>
          <w:i w:val="1"/>
          <w:iCs w:val="1"/>
          <w:color w:val="8b6914"/>
          <w:sz w:val="24"/>
          <w:szCs w:val="24"/>
          <w:rtl w:val="0"/>
        </w:rPr>
        <w:t xml:space="preserve"> Conforme à l’Article 29 des Statuts.</w:t>
      </w:r>
      <w:r w:rsidDel="00000000" w:rsidR="00000000" w:rsidRPr="00000000">
        <w:rPr>
          <w:rtl w:val="0"/>
        </w:rPr>
      </w:r>
    </w:p>
    <w:p w:rsidR="00000000" w:rsidDel="00000000" w:rsidP="00000000" w:rsidRDefault="00000000" w:rsidRPr="00000000" w14:paraId="0000010F">
      <w:pPr>
        <w:pBdr>
          <w:bottom w:color="c9982a" w:space="3" w:sz="6" w:val="single"/>
        </w:pBdr>
        <w:spacing w:after="6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Chapitre 3 — Mission d’orientation stratégique</w:t>
      </w:r>
      <w:r w:rsidDel="00000000" w:rsidR="00000000" w:rsidRPr="00000000">
        <w:rPr>
          <w:rtl w:val="0"/>
        </w:rPr>
      </w:r>
    </w:p>
    <w:p w:rsidR="00000000" w:rsidDel="00000000" w:rsidP="00000000" w:rsidRDefault="00000000" w:rsidRPr="00000000" w14:paraId="00000110">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37 : </w:t>
      </w:r>
      <w:r w:rsidDel="00000000" w:rsidR="00000000" w:rsidRPr="00000000">
        <w:rPr>
          <w:rFonts w:ascii="Arial Narrow" w:cs="Arial Narrow" w:eastAsia="Arial Narrow" w:hAnsi="Arial Narrow"/>
          <w:b w:val="1"/>
          <w:bCs w:val="1"/>
          <w:sz w:val="24"/>
          <w:szCs w:val="24"/>
          <w:rtl w:val="0"/>
        </w:rPr>
        <w:t xml:space="preserve">Productions annuelles obligatoires</w:t>
      </w:r>
      <w:r w:rsidDel="00000000" w:rsidR="00000000" w:rsidRPr="00000000">
        <w:rPr>
          <w:rtl w:val="0"/>
        </w:rPr>
      </w:r>
    </w:p>
    <w:p w:rsidR="00000000" w:rsidDel="00000000" w:rsidP="00000000" w:rsidRDefault="00000000" w:rsidRPr="00000000" w14:paraId="00000111">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Conformément à l’Article 30 des Statuts, le COSC produit annuellement :</w:t>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Un rapport d’orientation stratégique avec des recommandations sur les priorités de développement ;</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Un avis motivé sur le plan d’action annuel soumis par le CG ;</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Une évaluation de mi-mandat et une évaluation de fin de mandat du CG ;</w:t>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Des propositions d’amélioration de la gouvernance et des processus organisationnels.</w:t>
      </w:r>
    </w:p>
    <w:p w:rsidR="00000000" w:rsidDel="00000000" w:rsidP="00000000" w:rsidRDefault="00000000" w:rsidRPr="00000000" w14:paraId="00000116">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38 : </w:t>
      </w:r>
      <w:r w:rsidDel="00000000" w:rsidR="00000000" w:rsidRPr="00000000">
        <w:rPr>
          <w:rFonts w:ascii="Arial Narrow" w:cs="Arial Narrow" w:eastAsia="Arial Narrow" w:hAnsi="Arial Narrow"/>
          <w:b w:val="1"/>
          <w:bCs w:val="1"/>
          <w:sz w:val="24"/>
          <w:szCs w:val="24"/>
          <w:rtl w:val="0"/>
        </w:rPr>
        <w:t xml:space="preserve">Rapport annuel du COSC</w:t>
      </w:r>
      <w:r w:rsidDel="00000000" w:rsidR="00000000" w:rsidRPr="00000000">
        <w:rPr>
          <w:rtl w:val="0"/>
        </w:rPr>
      </w:r>
    </w:p>
    <w:p w:rsidR="00000000" w:rsidDel="00000000" w:rsidP="00000000" w:rsidRDefault="00000000" w:rsidRPr="00000000" w14:paraId="00000117">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 COSC présente à l’AG ordinaire un rapport annuel comprenant : le bilan du contrôle financier exercé ; les recommandations d’orientation stratégique ; les observations sur la gouvernance globale ; les signalements de dysfonctionnements et les mesures recommandées. Ce rapport est rendu public et accessible à tous les membres.</w:t>
      </w:r>
    </w:p>
    <w:p w:rsidR="00000000" w:rsidDel="00000000" w:rsidP="00000000" w:rsidRDefault="00000000" w:rsidRPr="00000000" w14:paraId="00000118">
      <w:pPr>
        <w:pBdr>
          <w:left w:color="c9982a" w:space="3" w:sz="10" w:val="single"/>
        </w:pBdr>
        <w:shd w:fill="fdf6e3" w:val="clear"/>
        <w:spacing w:after="50" w:lineRule="auto"/>
        <w:ind w:left="200" w:right="200" w:firstLine="0"/>
        <w:rPr>
          <w:rFonts w:ascii="Arial Narrow" w:cs="Arial Narrow" w:eastAsia="Arial Narrow" w:hAnsi="Arial Narrow"/>
          <w:sz w:val="24"/>
          <w:szCs w:val="24"/>
        </w:rPr>
      </w:pPr>
      <w:r w:rsidDel="00000000" w:rsidR="00000000" w:rsidRPr="00000000">
        <w:rPr>
          <w:rFonts w:ascii="Cambria Math" w:cs="Cambria Math" w:eastAsia="Cambria Math" w:hAnsi="Cambria Math"/>
          <w:i w:val="1"/>
          <w:iCs w:val="1"/>
          <w:color w:val="8b6914"/>
          <w:sz w:val="24"/>
          <w:szCs w:val="24"/>
          <w:rtl w:val="0"/>
        </w:rPr>
        <w:t xml:space="preserve">▸</w:t>
      </w:r>
      <w:r w:rsidDel="00000000" w:rsidR="00000000" w:rsidRPr="00000000">
        <w:rPr>
          <w:rFonts w:ascii="Arial Narrow" w:cs="Arial Narrow" w:eastAsia="Arial Narrow" w:hAnsi="Arial Narrow"/>
          <w:i w:val="1"/>
          <w:iCs w:val="1"/>
          <w:color w:val="8b6914"/>
          <w:sz w:val="24"/>
          <w:szCs w:val="24"/>
          <w:rtl w:val="0"/>
        </w:rPr>
        <w:t xml:space="preserve"> Conforme à l’Article 32 des Statuts.</w:t>
      </w:r>
      <w:r w:rsidDel="00000000" w:rsidR="00000000" w:rsidRPr="00000000">
        <w:rPr>
          <w:rtl w:val="0"/>
        </w:rPr>
      </w:r>
    </w:p>
    <w:p w:rsidR="00000000" w:rsidDel="00000000" w:rsidP="00000000" w:rsidRDefault="00000000" w:rsidRPr="00000000" w14:paraId="00000119">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39 : </w:t>
      </w:r>
      <w:r w:rsidDel="00000000" w:rsidR="00000000" w:rsidRPr="00000000">
        <w:rPr>
          <w:rFonts w:ascii="Arial Narrow" w:cs="Arial Narrow" w:eastAsia="Arial Narrow" w:hAnsi="Arial Narrow"/>
          <w:b w:val="1"/>
          <w:bCs w:val="1"/>
          <w:sz w:val="24"/>
          <w:szCs w:val="24"/>
          <w:rtl w:val="0"/>
        </w:rPr>
        <w:t xml:space="preserve">Rôle de médiation</w:t>
      </w:r>
      <w:r w:rsidDel="00000000" w:rsidR="00000000" w:rsidRPr="00000000">
        <w:rPr>
          <w:rtl w:val="0"/>
        </w:rPr>
      </w:r>
    </w:p>
    <w:p w:rsidR="00000000" w:rsidDel="00000000" w:rsidP="00000000" w:rsidRDefault="00000000" w:rsidRPr="00000000" w14:paraId="0000011A">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 COSC exerce également le rôle de médiation interne. À ce titre :</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Il règle les différends entre l’Organisation et ses membres, et entre membres ;</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Il intervient en cas de litige menaçant la cohésion de l’Organisation ;</w:t>
      </w:r>
    </w:p>
    <w:p w:rsidR="00000000" w:rsidDel="00000000" w:rsidP="00000000" w:rsidRDefault="00000000" w:rsidRPr="00000000" w14:paraId="000001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Il préside la commission de désignation du CG lors de chaque renouvellement.</w:t>
      </w:r>
    </w:p>
    <w:p w:rsidR="00000000" w:rsidDel="00000000" w:rsidP="00000000" w:rsidRDefault="00000000" w:rsidRPr="00000000" w14:paraId="0000011E">
      <w:pPr>
        <w:pBdr>
          <w:left w:color="c9982a" w:space="3" w:sz="10" w:val="single"/>
        </w:pBdr>
        <w:shd w:fill="fdf6e3" w:val="clear"/>
        <w:spacing w:after="50" w:lineRule="auto"/>
        <w:ind w:left="200" w:right="200" w:firstLine="0"/>
        <w:rPr>
          <w:rFonts w:ascii="Arial Narrow" w:cs="Arial Narrow" w:eastAsia="Arial Narrow" w:hAnsi="Arial Narrow"/>
          <w:sz w:val="24"/>
          <w:szCs w:val="24"/>
        </w:rPr>
      </w:pPr>
      <w:r w:rsidDel="00000000" w:rsidR="00000000" w:rsidRPr="00000000">
        <w:rPr>
          <w:rFonts w:ascii="Cambria Math" w:cs="Cambria Math" w:eastAsia="Cambria Math" w:hAnsi="Cambria Math"/>
          <w:i w:val="1"/>
          <w:iCs w:val="1"/>
          <w:color w:val="8b6914"/>
          <w:sz w:val="24"/>
          <w:szCs w:val="24"/>
          <w:rtl w:val="0"/>
        </w:rPr>
        <w:t xml:space="preserve">▸</w:t>
      </w:r>
      <w:r w:rsidDel="00000000" w:rsidR="00000000" w:rsidRPr="00000000">
        <w:rPr>
          <w:rFonts w:ascii="Arial Narrow" w:cs="Arial Narrow" w:eastAsia="Arial Narrow" w:hAnsi="Arial Narrow"/>
          <w:i w:val="1"/>
          <w:iCs w:val="1"/>
          <w:color w:val="8b6914"/>
          <w:sz w:val="24"/>
          <w:szCs w:val="24"/>
          <w:rtl w:val="0"/>
        </w:rPr>
        <w:t xml:space="preserve"> Ces fonctions institutionnalisant celles de la Commission des Sages de Yellitaare Thidé Nouakchott (Art. 36, 2016).</w:t>
      </w:r>
      <w:r w:rsidDel="00000000" w:rsidR="00000000" w:rsidRPr="00000000">
        <w:rPr>
          <w:rtl w:val="0"/>
        </w:rPr>
      </w:r>
    </w:p>
    <w:p w:rsidR="00000000" w:rsidDel="00000000" w:rsidP="00000000" w:rsidRDefault="00000000" w:rsidRPr="00000000" w14:paraId="0000011F">
      <w:pPr>
        <w:pBdr>
          <w:bottom w:color="c9982a" w:space="3" w:sz="6" w:val="single"/>
        </w:pBdr>
        <w:spacing w:after="6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Chapitre 4 — Réunions et délibérations</w:t>
      </w:r>
      <w:r w:rsidDel="00000000" w:rsidR="00000000" w:rsidRPr="00000000">
        <w:rPr>
          <w:rtl w:val="0"/>
        </w:rPr>
      </w:r>
    </w:p>
    <w:p w:rsidR="00000000" w:rsidDel="00000000" w:rsidP="00000000" w:rsidRDefault="00000000" w:rsidRPr="00000000" w14:paraId="00000120">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40 : </w:t>
      </w:r>
      <w:r w:rsidDel="00000000" w:rsidR="00000000" w:rsidRPr="00000000">
        <w:rPr>
          <w:rFonts w:ascii="Arial Narrow" w:cs="Arial Narrow" w:eastAsia="Arial Narrow" w:hAnsi="Arial Narrow"/>
          <w:b w:val="1"/>
          <w:bCs w:val="1"/>
          <w:sz w:val="24"/>
          <w:szCs w:val="24"/>
          <w:rtl w:val="0"/>
        </w:rPr>
        <w:t xml:space="preserve">Fréquence et quorum</w:t>
      </w:r>
      <w:r w:rsidDel="00000000" w:rsidR="00000000" w:rsidRPr="00000000">
        <w:rPr>
          <w:rtl w:val="0"/>
        </w:rPr>
      </w:r>
    </w:p>
    <w:p w:rsidR="00000000" w:rsidDel="00000000" w:rsidP="00000000" w:rsidRDefault="00000000" w:rsidRPr="00000000" w14:paraId="00000121">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 COSC se réunit au minimum deux (2) fois par an en session ordinaire. Des sessions extraordinaires peuvent être convoquées par son Président ou à la demande d’au moins la moitié de ses membres.</w:t>
      </w:r>
    </w:p>
    <w:p w:rsidR="00000000" w:rsidDel="00000000" w:rsidP="00000000" w:rsidRDefault="00000000" w:rsidRPr="00000000" w14:paraId="00000122">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 quorum est fixé à la majorité absolue de ses membres. Les décisions sont prises à la majorité simple, sauf pour la saisine de l’AG ou la suspension d’une décision financière, pour lesquelles la majorité des 2/3 est requise.</w:t>
      </w:r>
    </w:p>
    <w:p w:rsidR="00000000" w:rsidDel="00000000" w:rsidP="00000000" w:rsidRDefault="00000000" w:rsidRPr="00000000" w14:paraId="00000123">
      <w:pPr>
        <w:pBdr>
          <w:left w:color="c9982a" w:space="3" w:sz="10" w:val="single"/>
        </w:pBdr>
        <w:shd w:fill="fdf6e3" w:val="clear"/>
        <w:spacing w:after="50" w:lineRule="auto"/>
        <w:ind w:left="200" w:right="200" w:firstLine="0"/>
        <w:rPr>
          <w:rFonts w:ascii="Arial Narrow" w:cs="Arial Narrow" w:eastAsia="Arial Narrow" w:hAnsi="Arial Narrow"/>
          <w:sz w:val="24"/>
          <w:szCs w:val="24"/>
        </w:rPr>
      </w:pPr>
      <w:r w:rsidDel="00000000" w:rsidR="00000000" w:rsidRPr="00000000">
        <w:rPr>
          <w:rFonts w:ascii="Cambria Math" w:cs="Cambria Math" w:eastAsia="Cambria Math" w:hAnsi="Cambria Math"/>
          <w:i w:val="1"/>
          <w:iCs w:val="1"/>
          <w:color w:val="8b6914"/>
          <w:sz w:val="24"/>
          <w:szCs w:val="24"/>
          <w:rtl w:val="0"/>
        </w:rPr>
        <w:t xml:space="preserve">▸</w:t>
      </w:r>
      <w:r w:rsidDel="00000000" w:rsidR="00000000" w:rsidRPr="00000000">
        <w:rPr>
          <w:rFonts w:ascii="Arial Narrow" w:cs="Arial Narrow" w:eastAsia="Arial Narrow" w:hAnsi="Arial Narrow"/>
          <w:i w:val="1"/>
          <w:iCs w:val="1"/>
          <w:color w:val="8b6914"/>
          <w:sz w:val="24"/>
          <w:szCs w:val="24"/>
          <w:rtl w:val="0"/>
        </w:rPr>
        <w:t xml:space="preserve"> Conforme à l’Article 31 des Statuts.</w:t>
      </w:r>
      <w:r w:rsidDel="00000000" w:rsidR="00000000" w:rsidRPr="00000000">
        <w:rPr>
          <w:rtl w:val="0"/>
        </w:rPr>
      </w:r>
    </w:p>
    <w:p w:rsidR="00000000" w:rsidDel="00000000" w:rsidP="00000000" w:rsidRDefault="00000000" w:rsidRPr="00000000" w14:paraId="00000124">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41 : </w:t>
      </w:r>
      <w:r w:rsidDel="00000000" w:rsidR="00000000" w:rsidRPr="00000000">
        <w:rPr>
          <w:rFonts w:ascii="Arial Narrow" w:cs="Arial Narrow" w:eastAsia="Arial Narrow" w:hAnsi="Arial Narrow"/>
          <w:b w:val="1"/>
          <w:bCs w:val="1"/>
          <w:sz w:val="24"/>
          <w:szCs w:val="24"/>
          <w:rtl w:val="0"/>
        </w:rPr>
        <w:t xml:space="preserve">Confidentialité</w:t>
      </w:r>
      <w:r w:rsidDel="00000000" w:rsidR="00000000" w:rsidRPr="00000000">
        <w:rPr>
          <w:rtl w:val="0"/>
        </w:rPr>
      </w:r>
    </w:p>
    <w:p w:rsidR="00000000" w:rsidDel="00000000" w:rsidP="00000000" w:rsidRDefault="00000000" w:rsidRPr="00000000" w14:paraId="00000125">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Les membres du COSC sont soumis à une obligation de discrétion sur toutes les informations dont ils ont connaissance dans l’exercice de leurs fonctions. Le rapport annuel constitue le seul document officiel de communication vers les membres.</w:t>
      </w:r>
    </w:p>
    <w:p w:rsidR="00000000" w:rsidDel="00000000" w:rsidP="00000000" w:rsidRDefault="00000000" w:rsidRPr="00000000" w14:paraId="00000126">
      <w:pPr>
        <w:shd w:fill="1a6b3c" w:val="clear"/>
        <w:spacing w:after="8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ffffff"/>
          <w:sz w:val="24"/>
          <w:szCs w:val="24"/>
          <w:rtl w:val="0"/>
        </w:rPr>
        <w:t xml:space="preserve">TITRE V — COORDINATION ENTRE LES ORGANES</w:t>
      </w:r>
      <w:r w:rsidDel="00000000" w:rsidR="00000000" w:rsidRPr="00000000">
        <w:rPr>
          <w:rtl w:val="0"/>
        </w:rPr>
      </w:r>
    </w:p>
    <w:p w:rsidR="00000000" w:rsidDel="00000000" w:rsidP="00000000" w:rsidRDefault="00000000" w:rsidRPr="00000000" w14:paraId="00000127">
      <w:pPr>
        <w:pBdr>
          <w:left w:color="1a6b3c" w:space="3" w:sz="10" w:val="single"/>
        </w:pBdr>
        <w:shd w:fill="eaf5ee" w:val="clear"/>
        <w:spacing w:after="50" w:lineRule="auto"/>
        <w:ind w:left="200" w:right="200" w:firstLine="0"/>
        <w:rPr>
          <w:rFonts w:ascii="Arial Narrow" w:cs="Arial Narrow" w:eastAsia="Arial Narrow" w:hAnsi="Arial Narrow"/>
          <w:sz w:val="24"/>
          <w:szCs w:val="24"/>
        </w:rPr>
      </w:pPr>
      <w:r w:rsidDel="00000000" w:rsidR="00000000" w:rsidRPr="00000000">
        <w:rPr>
          <w:rFonts w:ascii="Arial Narrow" w:cs="Arial Narrow" w:eastAsia="Arial Narrow" w:hAnsi="Arial Narrow"/>
          <w:color w:val="124d2c"/>
          <w:sz w:val="24"/>
          <w:szCs w:val="24"/>
          <w:rtl w:val="0"/>
        </w:rPr>
        <w:t xml:space="preserve">Les trois organes (AG, CG, COSC) fonctionnent selon un principe d’équilibre des pouvoirs et de coopération. (Art. 33 des Statuts)</w:t>
      </w:r>
      <w:r w:rsidDel="00000000" w:rsidR="00000000" w:rsidRPr="00000000">
        <w:rPr>
          <w:rtl w:val="0"/>
        </w:rPr>
      </w:r>
    </w:p>
    <w:p w:rsidR="00000000" w:rsidDel="00000000" w:rsidP="00000000" w:rsidRDefault="00000000" w:rsidRPr="00000000" w14:paraId="00000128">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42 : </w:t>
      </w:r>
      <w:r w:rsidDel="00000000" w:rsidR="00000000" w:rsidRPr="00000000">
        <w:rPr>
          <w:rFonts w:ascii="Arial Narrow" w:cs="Arial Narrow" w:eastAsia="Arial Narrow" w:hAnsi="Arial Narrow"/>
          <w:b w:val="1"/>
          <w:bCs w:val="1"/>
          <w:sz w:val="24"/>
          <w:szCs w:val="24"/>
          <w:rtl w:val="0"/>
        </w:rPr>
        <w:t xml:space="preserve">Principe de coopération</w:t>
      </w:r>
      <w:r w:rsidDel="00000000" w:rsidR="00000000" w:rsidRPr="00000000">
        <w:rPr>
          <w:rtl w:val="0"/>
        </w:rPr>
      </w:r>
    </w:p>
    <w:p w:rsidR="00000000" w:rsidDel="00000000" w:rsidP="00000000" w:rsidRDefault="00000000" w:rsidRPr="00000000" w14:paraId="00000129">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Aucun organe ne peut s’arroger les attributions d’un autre. En cas de conflit de compétences, l’AG tranche en dernier ressort.</w:t>
      </w:r>
    </w:p>
    <w:p w:rsidR="00000000" w:rsidDel="00000000" w:rsidP="00000000" w:rsidRDefault="00000000" w:rsidRPr="00000000" w14:paraId="0000012A">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43 : </w:t>
      </w:r>
      <w:r w:rsidDel="00000000" w:rsidR="00000000" w:rsidRPr="00000000">
        <w:rPr>
          <w:rFonts w:ascii="Arial Narrow" w:cs="Arial Narrow" w:eastAsia="Arial Narrow" w:hAnsi="Arial Narrow"/>
          <w:b w:val="1"/>
          <w:bCs w:val="1"/>
          <w:sz w:val="24"/>
          <w:szCs w:val="24"/>
          <w:rtl w:val="0"/>
        </w:rPr>
        <w:t xml:space="preserve">Réunion semestrielle CG-COSC</w:t>
      </w:r>
      <w:r w:rsidDel="00000000" w:rsidR="00000000" w:rsidRPr="00000000">
        <w:rPr>
          <w:rtl w:val="0"/>
        </w:rPr>
      </w:r>
    </w:p>
    <w:p w:rsidR="00000000" w:rsidDel="00000000" w:rsidP="00000000" w:rsidRDefault="00000000" w:rsidRPr="00000000" w14:paraId="0000012B">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Une réunion de coordination entre le CG et le COSC est organisée au minimum une (1) fois par semestre pour :</w:t>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Partager les informations sur l’avancement des projets ;</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Examiner les alertes financières ou de gouvernance ;</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Préparer conjointement l’ordre du jour de l’AG ;</w:t>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Évaluer la mise en œuvre des recommandations précédentes.</w:t>
      </w:r>
    </w:p>
    <w:p w:rsidR="00000000" w:rsidDel="00000000" w:rsidP="00000000" w:rsidRDefault="00000000" w:rsidRPr="00000000" w14:paraId="00000130">
      <w:pPr>
        <w:pBdr>
          <w:left w:color="c9982a" w:space="3" w:sz="10" w:val="single"/>
        </w:pBdr>
        <w:shd w:fill="fdf6e3" w:val="clear"/>
        <w:spacing w:after="50" w:lineRule="auto"/>
        <w:ind w:left="200" w:right="200" w:firstLine="0"/>
        <w:rPr>
          <w:rFonts w:ascii="Arial Narrow" w:cs="Arial Narrow" w:eastAsia="Arial Narrow" w:hAnsi="Arial Narrow"/>
          <w:sz w:val="24"/>
          <w:szCs w:val="24"/>
        </w:rPr>
      </w:pPr>
      <w:r w:rsidDel="00000000" w:rsidR="00000000" w:rsidRPr="00000000">
        <w:rPr>
          <w:rFonts w:ascii="Cambria Math" w:cs="Cambria Math" w:eastAsia="Cambria Math" w:hAnsi="Cambria Math"/>
          <w:i w:val="1"/>
          <w:iCs w:val="1"/>
          <w:color w:val="8b6914"/>
          <w:sz w:val="24"/>
          <w:szCs w:val="24"/>
          <w:rtl w:val="0"/>
        </w:rPr>
        <w:t xml:space="preserve">▸</w:t>
      </w:r>
      <w:r w:rsidDel="00000000" w:rsidR="00000000" w:rsidRPr="00000000">
        <w:rPr>
          <w:rFonts w:ascii="Arial Narrow" w:cs="Arial Narrow" w:eastAsia="Arial Narrow" w:hAnsi="Arial Narrow"/>
          <w:i w:val="1"/>
          <w:iCs w:val="1"/>
          <w:color w:val="8b6914"/>
          <w:sz w:val="24"/>
          <w:szCs w:val="24"/>
          <w:rtl w:val="0"/>
        </w:rPr>
        <w:t xml:space="preserve"> Conforme à l’Article 34 des Statuts.</w:t>
      </w:r>
      <w:r w:rsidDel="00000000" w:rsidR="00000000" w:rsidRPr="00000000">
        <w:rPr>
          <w:rtl w:val="0"/>
        </w:rPr>
      </w:r>
    </w:p>
    <w:p w:rsidR="00000000" w:rsidDel="00000000" w:rsidP="00000000" w:rsidRDefault="00000000" w:rsidRPr="00000000" w14:paraId="00000131">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44 : </w:t>
      </w:r>
      <w:r w:rsidDel="00000000" w:rsidR="00000000" w:rsidRPr="00000000">
        <w:rPr>
          <w:rFonts w:ascii="Arial Narrow" w:cs="Arial Narrow" w:eastAsia="Arial Narrow" w:hAnsi="Arial Narrow"/>
          <w:b w:val="1"/>
          <w:bCs w:val="1"/>
          <w:sz w:val="24"/>
          <w:szCs w:val="24"/>
          <w:rtl w:val="0"/>
        </w:rPr>
        <w:t xml:space="preserve">Règlement des conflits</w:t>
      </w:r>
      <w:r w:rsidDel="00000000" w:rsidR="00000000" w:rsidRPr="00000000">
        <w:rPr>
          <w:rtl w:val="0"/>
        </w:rPr>
      </w:r>
    </w:p>
    <w:p w:rsidR="00000000" w:rsidDel="00000000" w:rsidP="00000000" w:rsidRDefault="00000000" w:rsidRPr="00000000" w14:paraId="00000132">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Tout conflit entre organes ou entre membres est d’abord soumis à la médiation du COSC. Si la médiation échoue dans trente (30) jours, l’AG est saisie pour arbitrage définitif. En dernier recours, les parties peuvent saisir les juridictions compétentes.</w:t>
      </w:r>
    </w:p>
    <w:p w:rsidR="00000000" w:rsidDel="00000000" w:rsidP="00000000" w:rsidRDefault="00000000" w:rsidRPr="00000000" w14:paraId="00000133">
      <w:pPr>
        <w:pBdr>
          <w:left w:color="c9982a" w:space="3" w:sz="10" w:val="single"/>
        </w:pBdr>
        <w:shd w:fill="fdf6e3" w:val="clear"/>
        <w:spacing w:after="50" w:lineRule="auto"/>
        <w:ind w:left="200" w:right="200" w:firstLine="0"/>
        <w:rPr>
          <w:rFonts w:ascii="Arial Narrow" w:cs="Arial Narrow" w:eastAsia="Arial Narrow" w:hAnsi="Arial Narrow"/>
          <w:sz w:val="24"/>
          <w:szCs w:val="24"/>
        </w:rPr>
      </w:pPr>
      <w:r w:rsidDel="00000000" w:rsidR="00000000" w:rsidRPr="00000000">
        <w:rPr>
          <w:rFonts w:ascii="Cambria Math" w:cs="Cambria Math" w:eastAsia="Cambria Math" w:hAnsi="Cambria Math"/>
          <w:i w:val="1"/>
          <w:iCs w:val="1"/>
          <w:color w:val="8b6914"/>
          <w:sz w:val="24"/>
          <w:szCs w:val="24"/>
          <w:rtl w:val="0"/>
        </w:rPr>
        <w:t xml:space="preserve">▸</w:t>
      </w:r>
      <w:r w:rsidDel="00000000" w:rsidR="00000000" w:rsidRPr="00000000">
        <w:rPr>
          <w:rFonts w:ascii="Arial Narrow" w:cs="Arial Narrow" w:eastAsia="Arial Narrow" w:hAnsi="Arial Narrow"/>
          <w:i w:val="1"/>
          <w:iCs w:val="1"/>
          <w:color w:val="8b6914"/>
          <w:sz w:val="24"/>
          <w:szCs w:val="24"/>
          <w:rtl w:val="0"/>
        </w:rPr>
        <w:t xml:space="preserve"> Conforme à l’Article 35 des Statuts.</w:t>
      </w:r>
      <w:r w:rsidDel="00000000" w:rsidR="00000000" w:rsidRPr="00000000">
        <w:rPr>
          <w:rtl w:val="0"/>
        </w:rPr>
      </w:r>
    </w:p>
    <w:p w:rsidR="00000000" w:rsidDel="00000000" w:rsidP="00000000" w:rsidRDefault="00000000" w:rsidRPr="00000000" w14:paraId="00000134">
      <w:pPr>
        <w:shd w:fill="1a6b3c" w:val="clear"/>
        <w:spacing w:after="8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ffffff"/>
          <w:sz w:val="24"/>
          <w:szCs w:val="24"/>
          <w:rtl w:val="0"/>
        </w:rPr>
        <w:t xml:space="preserve">TITRE VI — GESTION FINANCIÈRE ET TRANSPARENCE</w:t>
      </w:r>
      <w:r w:rsidDel="00000000" w:rsidR="00000000" w:rsidRPr="00000000">
        <w:rPr>
          <w:rtl w:val="0"/>
        </w:rPr>
      </w:r>
    </w:p>
    <w:p w:rsidR="00000000" w:rsidDel="00000000" w:rsidP="00000000" w:rsidRDefault="00000000" w:rsidRPr="00000000" w14:paraId="00000135">
      <w:pPr>
        <w:pBdr>
          <w:bottom w:color="c9982a" w:space="3" w:sz="6" w:val="single"/>
        </w:pBdr>
        <w:spacing w:after="6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Chapitre 1 — Organisation financière</w:t>
      </w:r>
      <w:r w:rsidDel="00000000" w:rsidR="00000000" w:rsidRPr="00000000">
        <w:rPr>
          <w:rtl w:val="0"/>
        </w:rPr>
      </w:r>
    </w:p>
    <w:p w:rsidR="00000000" w:rsidDel="00000000" w:rsidP="00000000" w:rsidRDefault="00000000" w:rsidRPr="00000000" w14:paraId="00000136">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45 : </w:t>
      </w:r>
      <w:r w:rsidDel="00000000" w:rsidR="00000000" w:rsidRPr="00000000">
        <w:rPr>
          <w:rFonts w:ascii="Arial Narrow" w:cs="Arial Narrow" w:eastAsia="Arial Narrow" w:hAnsi="Arial Narrow"/>
          <w:b w:val="1"/>
          <w:bCs w:val="1"/>
          <w:sz w:val="24"/>
          <w:szCs w:val="24"/>
          <w:rtl w:val="0"/>
        </w:rPr>
        <w:t xml:space="preserve">Exercice budgétaire</w:t>
      </w:r>
      <w:r w:rsidDel="00000000" w:rsidR="00000000" w:rsidRPr="00000000">
        <w:rPr>
          <w:rtl w:val="0"/>
        </w:rPr>
      </w:r>
    </w:p>
    <w:p w:rsidR="00000000" w:rsidDel="00000000" w:rsidP="00000000" w:rsidRDefault="00000000" w:rsidRPr="00000000" w14:paraId="00000137">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L’exercice budgétaire coïncide avec l’année civile (1er janvier au 31 décembre). Le CG soumet un projet de budget annuel à l’approbation de l’AG et ce après validation du Comité d’orientation. Stratégique et du Contrôle En cas de retard, les dépenses sont engagées dans la limite des dotations de l’exercice précédent.</w:t>
      </w:r>
    </w:p>
    <w:p w:rsidR="00000000" w:rsidDel="00000000" w:rsidP="00000000" w:rsidRDefault="00000000" w:rsidRPr="00000000" w14:paraId="00000138">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46 : </w:t>
      </w:r>
      <w:r w:rsidDel="00000000" w:rsidR="00000000" w:rsidRPr="00000000">
        <w:rPr>
          <w:rFonts w:ascii="Arial Narrow" w:cs="Arial Narrow" w:eastAsia="Arial Narrow" w:hAnsi="Arial Narrow"/>
          <w:b w:val="1"/>
          <w:bCs w:val="1"/>
          <w:sz w:val="24"/>
          <w:szCs w:val="24"/>
          <w:rtl w:val="0"/>
        </w:rPr>
        <w:t xml:space="preserve">Compte bancaire unique</w:t>
      </w:r>
      <w:r w:rsidDel="00000000" w:rsidR="00000000" w:rsidRPr="00000000">
        <w:rPr>
          <w:rtl w:val="0"/>
        </w:rPr>
      </w:r>
    </w:p>
    <w:p w:rsidR="00000000" w:rsidDel="00000000" w:rsidP="00000000" w:rsidRDefault="00000000" w:rsidRPr="00000000" w14:paraId="00000139">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 compte bancaire unique est ouvert au nom de Yellitaare Thidé. Aucun compte personnel ne peut être utilisé pour les fonds communautaires. Les documents du compte et le chéquier sont détenus uniquement par le Trésorier Général.</w:t>
      </w:r>
    </w:p>
    <w:p w:rsidR="00000000" w:rsidDel="00000000" w:rsidP="00000000" w:rsidRDefault="00000000" w:rsidRPr="00000000" w14:paraId="0000013A">
      <w:pPr>
        <w:pBdr>
          <w:left w:color="c9982a" w:space="3" w:sz="10" w:val="single"/>
        </w:pBdr>
        <w:shd w:fill="fdf6e3" w:val="clear"/>
        <w:spacing w:after="50" w:lineRule="auto"/>
        <w:ind w:left="200" w:right="200" w:firstLine="0"/>
        <w:rPr>
          <w:rFonts w:ascii="Arial Narrow" w:cs="Arial Narrow" w:eastAsia="Arial Narrow" w:hAnsi="Arial Narrow"/>
          <w:sz w:val="24"/>
          <w:szCs w:val="24"/>
        </w:rPr>
      </w:pPr>
      <w:r w:rsidDel="00000000" w:rsidR="00000000" w:rsidRPr="00000000">
        <w:rPr>
          <w:rFonts w:ascii="Cambria Math" w:cs="Cambria Math" w:eastAsia="Cambria Math" w:hAnsi="Cambria Math"/>
          <w:i w:val="1"/>
          <w:iCs w:val="1"/>
          <w:color w:val="8b6914"/>
          <w:sz w:val="24"/>
          <w:szCs w:val="24"/>
          <w:rtl w:val="0"/>
        </w:rPr>
        <w:t xml:space="preserve">▸</w:t>
      </w:r>
      <w:r w:rsidDel="00000000" w:rsidR="00000000" w:rsidRPr="00000000">
        <w:rPr>
          <w:rFonts w:ascii="Arial Narrow" w:cs="Arial Narrow" w:eastAsia="Arial Narrow" w:hAnsi="Arial Narrow"/>
          <w:i w:val="1"/>
          <w:iCs w:val="1"/>
          <w:color w:val="8b6914"/>
          <w:sz w:val="24"/>
          <w:szCs w:val="24"/>
          <w:rtl w:val="0"/>
        </w:rPr>
        <w:t xml:space="preserve"> Conforme aux Articles 37 et 44 des Statuts / Yellitaare Nouakchott.</w:t>
      </w:r>
      <w:r w:rsidDel="00000000" w:rsidR="00000000" w:rsidRPr="00000000">
        <w:rPr>
          <w:rtl w:val="0"/>
        </w:rPr>
      </w:r>
    </w:p>
    <w:p w:rsidR="00000000" w:rsidDel="00000000" w:rsidP="00000000" w:rsidRDefault="00000000" w:rsidRPr="00000000" w14:paraId="0000013B">
      <w:pPr>
        <w:spacing w:after="50"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47 : </w:t>
      </w:r>
      <w:r w:rsidDel="00000000" w:rsidR="00000000" w:rsidRPr="00000000">
        <w:rPr>
          <w:rFonts w:ascii="Arial Narrow" w:cs="Arial Narrow" w:eastAsia="Arial Narrow" w:hAnsi="Arial Narrow"/>
          <w:b w:val="1"/>
          <w:bCs w:val="1"/>
          <w:sz w:val="24"/>
          <w:szCs w:val="24"/>
          <w:rtl w:val="0"/>
        </w:rPr>
        <w:t xml:space="preserve">Seuils d’autorisation des dépenses</w:t>
      </w:r>
    </w:p>
    <w:p w:rsidR="00000000" w:rsidDel="00000000" w:rsidP="00000000" w:rsidRDefault="00000000" w:rsidRPr="00000000" w14:paraId="0000013C">
      <w:pPr>
        <w:spacing w:before="40" w:lineRule="auto"/>
        <w:rPr/>
      </w:pPr>
      <w:r w:rsidDel="00000000" w:rsidR="00000000" w:rsidRPr="00000000">
        <w:rPr>
          <w:rtl w:val="0"/>
        </w:rPr>
      </w:r>
    </w:p>
    <w:tbl>
      <w:tblPr>
        <w:tblStyle w:val="Table3"/>
        <w:tblW w:w="9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6"/>
        <w:gridCol w:w="2661"/>
        <w:gridCol w:w="2138"/>
        <w:gridCol w:w="2485"/>
        <w:tblGridChange w:id="0">
          <w:tblGrid>
            <w:gridCol w:w="1756"/>
            <w:gridCol w:w="2661"/>
            <w:gridCol w:w="2138"/>
            <w:gridCol w:w="2485"/>
          </w:tblGrid>
        </w:tblGridChange>
      </w:tblGrid>
      <w:tr>
        <w:trPr>
          <w:cantSplit w:val="0"/>
          <w:tblHeader w:val="1"/>
        </w:trPr>
        <w:tc>
          <w:tcPr>
            <w:shd w:fill="1a6b3c" w:val="clear"/>
            <w:tcMar>
              <w:top w:w="100.0" w:type="dxa"/>
              <w:left w:w="120.0" w:type="dxa"/>
              <w:bottom w:w="100.0" w:type="dxa"/>
              <w:right w:w="120.0" w:type="dxa"/>
            </w:tcMar>
            <w:vAlign w:val="center"/>
          </w:tcPr>
          <w:p w:rsidR="00000000" w:rsidDel="00000000" w:rsidP="00000000" w:rsidRDefault="00000000" w:rsidRPr="00000000" w14:paraId="0000013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ffffff"/>
                <w:sz w:val="24"/>
                <w:szCs w:val="24"/>
                <w:rtl w:val="0"/>
              </w:rPr>
              <w:t xml:space="preserve">Montant unitaire</w:t>
            </w:r>
            <w:r w:rsidDel="00000000" w:rsidR="00000000" w:rsidRPr="00000000">
              <w:rPr>
                <w:rtl w:val="0"/>
              </w:rPr>
            </w:r>
          </w:p>
        </w:tc>
        <w:tc>
          <w:tcPr>
            <w:shd w:fill="1a6b3c" w:val="clear"/>
            <w:tcMar>
              <w:top w:w="100.0" w:type="dxa"/>
              <w:left w:w="120.0" w:type="dxa"/>
              <w:bottom w:w="100.0" w:type="dxa"/>
              <w:right w:w="120.0" w:type="dxa"/>
            </w:tcMar>
            <w:vAlign w:val="center"/>
          </w:tcPr>
          <w:p w:rsidR="00000000" w:rsidDel="00000000" w:rsidP="00000000" w:rsidRDefault="00000000" w:rsidRPr="00000000" w14:paraId="0000013E">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ffffff"/>
                <w:sz w:val="24"/>
                <w:szCs w:val="24"/>
                <w:rtl w:val="0"/>
              </w:rPr>
              <w:t xml:space="preserve">Plafond cumulé</w:t>
            </w:r>
            <w:r w:rsidDel="00000000" w:rsidR="00000000" w:rsidRPr="00000000">
              <w:rPr>
                <w:rtl w:val="0"/>
              </w:rPr>
            </w:r>
          </w:p>
        </w:tc>
        <w:tc>
          <w:tcPr>
            <w:shd w:fill="1a6b3c" w:val="clear"/>
            <w:tcMar>
              <w:top w:w="100.0" w:type="dxa"/>
              <w:left w:w="120.0" w:type="dxa"/>
              <w:bottom w:w="100.0" w:type="dxa"/>
              <w:right w:w="120.0" w:type="dxa"/>
            </w:tcMar>
            <w:vAlign w:val="center"/>
          </w:tcPr>
          <w:p w:rsidR="00000000" w:rsidDel="00000000" w:rsidP="00000000" w:rsidRDefault="00000000" w:rsidRPr="00000000" w14:paraId="0000013F">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ffffff"/>
                <w:sz w:val="24"/>
                <w:szCs w:val="24"/>
                <w:rtl w:val="0"/>
              </w:rPr>
              <w:t xml:space="preserve">Autorisation requise</w:t>
            </w:r>
            <w:r w:rsidDel="00000000" w:rsidR="00000000" w:rsidRPr="00000000">
              <w:rPr>
                <w:rtl w:val="0"/>
              </w:rPr>
            </w:r>
          </w:p>
        </w:tc>
        <w:tc>
          <w:tcPr>
            <w:shd w:fill="1a6b3c" w:val="clear"/>
            <w:tcMar>
              <w:top w:w="100.0" w:type="dxa"/>
              <w:left w:w="120.0" w:type="dxa"/>
              <w:bottom w:w="100.0" w:type="dxa"/>
              <w:right w:w="120.0" w:type="dxa"/>
            </w:tcMar>
            <w:vAlign w:val="center"/>
          </w:tcPr>
          <w:p w:rsidR="00000000" w:rsidDel="00000000" w:rsidP="00000000" w:rsidRDefault="00000000" w:rsidRPr="00000000" w14:paraId="00000140">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ffffff"/>
                <w:sz w:val="24"/>
                <w:szCs w:val="24"/>
                <w:rtl w:val="0"/>
              </w:rPr>
              <w:t xml:space="preserve">Signataires</w:t>
            </w:r>
            <w:r w:rsidDel="00000000" w:rsidR="00000000" w:rsidRPr="00000000">
              <w:rPr>
                <w:rtl w:val="0"/>
              </w:rPr>
            </w:r>
          </w:p>
        </w:tc>
      </w:tr>
      <w:tr>
        <w:trPr>
          <w:cantSplit w:val="0"/>
          <w:tblHeader w:val="0"/>
        </w:trPr>
        <w:tc>
          <w:tcPr>
            <w:shd w:fill="f4f6f5" w:val="clear"/>
            <w:tcMar>
              <w:top w:w="80.0" w:type="dxa"/>
              <w:left w:w="120.0" w:type="dxa"/>
              <w:bottom w:w="80.0" w:type="dxa"/>
              <w:right w:w="120.0" w:type="dxa"/>
            </w:tcMar>
          </w:tcPr>
          <w:p w:rsidR="00000000" w:rsidDel="00000000" w:rsidP="00000000" w:rsidRDefault="00000000" w:rsidRPr="00000000" w14:paraId="00000141">
            <w:pPr>
              <w:jc w:val="center"/>
              <w:rPr>
                <w:rFonts w:ascii="Arial Narrow" w:cs="Arial Narrow" w:eastAsia="Arial Narrow" w:hAnsi="Arial Narrow"/>
                <w:sz w:val="24"/>
                <w:szCs w:val="24"/>
              </w:rPr>
            </w:pPr>
            <w:sdt>
              <w:sdtPr>
                <w:id w:val="961705468"/>
                <w:tag w:val="goog_rdk_57"/>
              </w:sdtPr>
              <w:sdtContent>
                <w:r w:rsidDel="00000000" w:rsidR="00000000" w:rsidRPr="00000000">
                  <w:rPr>
                    <w:rFonts w:ascii="Arial Unicode MS" w:cs="Arial Unicode MS" w:eastAsia="Arial Unicode MS" w:hAnsi="Arial Unicode MS"/>
                    <w:b w:val="1"/>
                    <w:bCs w:val="1"/>
                    <w:color w:val="124d2c"/>
                    <w:sz w:val="24"/>
                    <w:szCs w:val="24"/>
                    <w:rtl w:val="0"/>
                  </w:rPr>
                  <w:t xml:space="preserve">≤ 5</w:t>
                </w:r>
              </w:sdtContent>
            </w:sdt>
            <w:r w:rsidDel="00000000" w:rsidR="00000000" w:rsidRPr="00000000">
              <w:rPr>
                <w:rFonts w:ascii="Arial" w:cs="Arial" w:eastAsia="Arial" w:hAnsi="Arial"/>
                <w:b w:val="1"/>
                <w:bCs w:val="1"/>
                <w:color w:val="124d2c"/>
                <w:sz w:val="24"/>
                <w:szCs w:val="24"/>
                <w:rtl w:val="0"/>
              </w:rPr>
              <w:t xml:space="preserve"> </w:t>
            </w:r>
            <w:r w:rsidDel="00000000" w:rsidR="00000000" w:rsidRPr="00000000">
              <w:rPr>
                <w:rFonts w:ascii="Arial Narrow" w:cs="Arial Narrow" w:eastAsia="Arial Narrow" w:hAnsi="Arial Narrow"/>
                <w:b w:val="1"/>
                <w:bCs w:val="1"/>
                <w:color w:val="124d2c"/>
                <w:sz w:val="24"/>
                <w:szCs w:val="24"/>
                <w:rtl w:val="0"/>
              </w:rPr>
              <w:t xml:space="preserve">000 MRU</w:t>
            </w:r>
            <w:r w:rsidDel="00000000" w:rsidR="00000000" w:rsidRPr="00000000">
              <w:rPr>
                <w:rtl w:val="0"/>
              </w:rPr>
            </w:r>
          </w:p>
        </w:tc>
        <w:tc>
          <w:tcPr>
            <w:shd w:fill="f4f6f5" w:val="clear"/>
            <w:tcMar>
              <w:top w:w="80.0" w:type="dxa"/>
              <w:left w:w="120.0" w:type="dxa"/>
              <w:bottom w:w="80.0" w:type="dxa"/>
              <w:right w:w="120.0" w:type="dxa"/>
            </w:tcMar>
          </w:tcPr>
          <w:p w:rsidR="00000000" w:rsidDel="00000000" w:rsidP="00000000" w:rsidRDefault="00000000" w:rsidRPr="00000000" w14:paraId="00000142">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w:t>
            </w:r>
            <w:r w:rsidDel="00000000" w:rsidR="00000000" w:rsidRPr="00000000">
              <w:rPr>
                <w:rFonts w:ascii="Arial" w:cs="Arial" w:eastAsia="Arial" w:hAnsi="Arial"/>
                <w:sz w:val="24"/>
                <w:szCs w:val="24"/>
                <w:rtl w:val="0"/>
              </w:rPr>
              <w:t xml:space="preserve"> </w:t>
            </w:r>
            <w:r w:rsidDel="00000000" w:rsidR="00000000" w:rsidRPr="00000000">
              <w:rPr>
                <w:rFonts w:ascii="Arial Narrow" w:cs="Arial Narrow" w:eastAsia="Arial Narrow" w:hAnsi="Arial Narrow"/>
                <w:sz w:val="24"/>
                <w:szCs w:val="24"/>
                <w:rtl w:val="0"/>
              </w:rPr>
              <w:t xml:space="preserve">000 MRU /Trimestre</w:t>
            </w:r>
          </w:p>
        </w:tc>
        <w:tc>
          <w:tcPr>
            <w:shd w:fill="f4f6f5" w:val="clear"/>
            <w:tcMar>
              <w:top w:w="80.0" w:type="dxa"/>
              <w:left w:w="120.0" w:type="dxa"/>
              <w:bottom w:w="80.0" w:type="dxa"/>
              <w:right w:w="120.0" w:type="dxa"/>
            </w:tcMar>
          </w:tcPr>
          <w:p w:rsidR="00000000" w:rsidDel="00000000" w:rsidP="00000000" w:rsidRDefault="00000000" w:rsidRPr="00000000" w14:paraId="00000143">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Décision du Trésorier seul</w:t>
            </w:r>
          </w:p>
        </w:tc>
        <w:tc>
          <w:tcPr>
            <w:shd w:fill="f4f6f5" w:val="clear"/>
            <w:tcMar>
              <w:top w:w="80.0" w:type="dxa"/>
              <w:left w:w="120.0" w:type="dxa"/>
              <w:bottom w:w="80.0" w:type="dxa"/>
              <w:right w:w="120.0" w:type="dxa"/>
            </w:tcMar>
          </w:tcPr>
          <w:p w:rsidR="00000000" w:rsidDel="00000000" w:rsidP="00000000" w:rsidRDefault="00000000" w:rsidRPr="00000000" w14:paraId="00000144">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Trésorier +président</w:t>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45">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5</w:t>
            </w:r>
            <w:r w:rsidDel="00000000" w:rsidR="00000000" w:rsidRPr="00000000">
              <w:rPr>
                <w:rFonts w:ascii="Arial" w:cs="Arial" w:eastAsia="Arial" w:hAnsi="Arial"/>
                <w:b w:val="1"/>
                <w:bCs w:val="1"/>
                <w:color w:val="124d2c"/>
                <w:sz w:val="24"/>
                <w:szCs w:val="24"/>
                <w:rtl w:val="0"/>
              </w:rPr>
              <w:t xml:space="preserve"> </w:t>
            </w:r>
            <w:r w:rsidDel="00000000" w:rsidR="00000000" w:rsidRPr="00000000">
              <w:rPr>
                <w:rFonts w:ascii="Arial Narrow" w:cs="Arial Narrow" w:eastAsia="Arial Narrow" w:hAnsi="Arial Narrow"/>
                <w:b w:val="1"/>
                <w:bCs w:val="1"/>
                <w:color w:val="124d2c"/>
                <w:sz w:val="24"/>
                <w:szCs w:val="24"/>
                <w:rtl w:val="0"/>
              </w:rPr>
              <w:t xml:space="preserve">001 – 50</w:t>
            </w:r>
            <w:r w:rsidDel="00000000" w:rsidR="00000000" w:rsidRPr="00000000">
              <w:rPr>
                <w:rFonts w:ascii="Arial" w:cs="Arial" w:eastAsia="Arial" w:hAnsi="Arial"/>
                <w:b w:val="1"/>
                <w:bCs w:val="1"/>
                <w:color w:val="124d2c"/>
                <w:sz w:val="24"/>
                <w:szCs w:val="24"/>
                <w:rtl w:val="0"/>
              </w:rPr>
              <w:t xml:space="preserve"> </w:t>
            </w:r>
            <w:r w:rsidDel="00000000" w:rsidR="00000000" w:rsidRPr="00000000">
              <w:rPr>
                <w:rFonts w:ascii="Arial Narrow" w:cs="Arial Narrow" w:eastAsia="Arial Narrow" w:hAnsi="Arial Narrow"/>
                <w:b w:val="1"/>
                <w:bCs w:val="1"/>
                <w:color w:val="124d2c"/>
                <w:sz w:val="24"/>
                <w:szCs w:val="24"/>
                <w:rtl w:val="0"/>
              </w:rPr>
              <w:t xml:space="preserve">000 MRU</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6">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100</w:t>
            </w:r>
            <w:r w:rsidDel="00000000" w:rsidR="00000000" w:rsidRPr="00000000">
              <w:rPr>
                <w:rFonts w:ascii="Arial" w:cs="Arial" w:eastAsia="Arial" w:hAnsi="Arial"/>
                <w:sz w:val="24"/>
                <w:szCs w:val="24"/>
                <w:rtl w:val="0"/>
              </w:rPr>
              <w:t xml:space="preserve"> </w:t>
            </w:r>
            <w:r w:rsidDel="00000000" w:rsidR="00000000" w:rsidRPr="00000000">
              <w:rPr>
                <w:rFonts w:ascii="Arial Narrow" w:cs="Arial Narrow" w:eastAsia="Arial Narrow" w:hAnsi="Arial Narrow"/>
                <w:sz w:val="24"/>
                <w:szCs w:val="24"/>
                <w:rtl w:val="0"/>
              </w:rPr>
              <w:t xml:space="preserve">000 MRU / trimestre</w:t>
            </w:r>
          </w:p>
        </w:tc>
        <w:tc>
          <w:tcPr>
            <w:shd w:fill="ffffff" w:val="clear"/>
            <w:tcMar>
              <w:top w:w="80.0" w:type="dxa"/>
              <w:left w:w="120.0" w:type="dxa"/>
              <w:bottom w:w="80.0" w:type="dxa"/>
              <w:right w:w="120.0" w:type="dxa"/>
            </w:tcMar>
          </w:tcPr>
          <w:p w:rsidR="00000000" w:rsidDel="00000000" w:rsidP="00000000" w:rsidRDefault="00000000" w:rsidRPr="00000000" w14:paraId="00000147">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Accord du Président du CG</w:t>
            </w:r>
          </w:p>
        </w:tc>
        <w:tc>
          <w:tcPr>
            <w:shd w:fill="ffffff" w:val="clear"/>
            <w:tcMar>
              <w:top w:w="80.0" w:type="dxa"/>
              <w:left w:w="120.0" w:type="dxa"/>
              <w:bottom w:w="80.0" w:type="dxa"/>
              <w:right w:w="120.0" w:type="dxa"/>
            </w:tcMar>
          </w:tcPr>
          <w:p w:rsidR="00000000" w:rsidDel="00000000" w:rsidP="00000000" w:rsidRDefault="00000000" w:rsidRPr="00000000" w14:paraId="00000148">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Trésorier + Président + visa COSC</w:t>
            </w:r>
          </w:p>
        </w:tc>
      </w:tr>
      <w:tr>
        <w:trPr>
          <w:cantSplit w:val="0"/>
          <w:tblHeader w:val="0"/>
        </w:trPr>
        <w:tc>
          <w:tcPr>
            <w:shd w:fill="f4f6f5" w:val="clear"/>
            <w:tcMar>
              <w:top w:w="80.0" w:type="dxa"/>
              <w:left w:w="120.0" w:type="dxa"/>
              <w:bottom w:w="80.0" w:type="dxa"/>
              <w:right w:w="120.0" w:type="dxa"/>
            </w:tcMar>
          </w:tcPr>
          <w:p w:rsidR="00000000" w:rsidDel="00000000" w:rsidP="00000000" w:rsidRDefault="00000000" w:rsidRPr="00000000" w14:paraId="00000149">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50</w:t>
            </w:r>
            <w:r w:rsidDel="00000000" w:rsidR="00000000" w:rsidRPr="00000000">
              <w:rPr>
                <w:rFonts w:ascii="Arial" w:cs="Arial" w:eastAsia="Arial" w:hAnsi="Arial"/>
                <w:b w:val="1"/>
                <w:bCs w:val="1"/>
                <w:color w:val="124d2c"/>
                <w:sz w:val="24"/>
                <w:szCs w:val="24"/>
                <w:rtl w:val="0"/>
              </w:rPr>
              <w:t xml:space="preserve"> </w:t>
            </w:r>
            <w:r w:rsidDel="00000000" w:rsidR="00000000" w:rsidRPr="00000000">
              <w:rPr>
                <w:rFonts w:ascii="Arial Narrow" w:cs="Arial Narrow" w:eastAsia="Arial Narrow" w:hAnsi="Arial Narrow"/>
                <w:b w:val="1"/>
                <w:bCs w:val="1"/>
                <w:color w:val="124d2c"/>
                <w:sz w:val="24"/>
                <w:szCs w:val="24"/>
                <w:rtl w:val="0"/>
              </w:rPr>
              <w:t xml:space="preserve">001 – 200</w:t>
            </w:r>
            <w:r w:rsidDel="00000000" w:rsidR="00000000" w:rsidRPr="00000000">
              <w:rPr>
                <w:rFonts w:ascii="Arial" w:cs="Arial" w:eastAsia="Arial" w:hAnsi="Arial"/>
                <w:b w:val="1"/>
                <w:bCs w:val="1"/>
                <w:color w:val="124d2c"/>
                <w:sz w:val="24"/>
                <w:szCs w:val="24"/>
                <w:rtl w:val="0"/>
              </w:rPr>
              <w:t xml:space="preserve"> </w:t>
            </w:r>
            <w:r w:rsidDel="00000000" w:rsidR="00000000" w:rsidRPr="00000000">
              <w:rPr>
                <w:rFonts w:ascii="Arial Narrow" w:cs="Arial Narrow" w:eastAsia="Arial Narrow" w:hAnsi="Arial Narrow"/>
                <w:b w:val="1"/>
                <w:bCs w:val="1"/>
                <w:color w:val="124d2c"/>
                <w:sz w:val="24"/>
                <w:szCs w:val="24"/>
                <w:rtl w:val="0"/>
              </w:rPr>
              <w:t xml:space="preserve">000 MRU</w:t>
            </w:r>
            <w:r w:rsidDel="00000000" w:rsidR="00000000" w:rsidRPr="00000000">
              <w:rPr>
                <w:rtl w:val="0"/>
              </w:rPr>
            </w:r>
          </w:p>
        </w:tc>
        <w:tc>
          <w:tcPr>
            <w:shd w:fill="f4f6f5" w:val="clear"/>
            <w:tcMar>
              <w:top w:w="80.0" w:type="dxa"/>
              <w:left w:w="120.0" w:type="dxa"/>
              <w:bottom w:w="80.0" w:type="dxa"/>
              <w:right w:w="120.0" w:type="dxa"/>
            </w:tcMar>
          </w:tcPr>
          <w:p w:rsidR="00000000" w:rsidDel="00000000" w:rsidP="00000000" w:rsidRDefault="00000000" w:rsidRPr="00000000" w14:paraId="0000014A">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200</w:t>
            </w:r>
            <w:r w:rsidDel="00000000" w:rsidR="00000000" w:rsidRPr="00000000">
              <w:rPr>
                <w:rFonts w:ascii="Arial" w:cs="Arial" w:eastAsia="Arial" w:hAnsi="Arial"/>
                <w:sz w:val="24"/>
                <w:szCs w:val="24"/>
                <w:rtl w:val="0"/>
              </w:rPr>
              <w:t xml:space="preserve"> </w:t>
            </w:r>
            <w:r w:rsidDel="00000000" w:rsidR="00000000" w:rsidRPr="00000000">
              <w:rPr>
                <w:rFonts w:ascii="Arial Narrow" w:cs="Arial Narrow" w:eastAsia="Arial Narrow" w:hAnsi="Arial Narrow"/>
                <w:sz w:val="24"/>
                <w:szCs w:val="24"/>
                <w:rtl w:val="0"/>
              </w:rPr>
              <w:t xml:space="preserve">000 MRU / semestre</w:t>
            </w:r>
          </w:p>
        </w:tc>
        <w:tc>
          <w:tcPr>
            <w:shd w:fill="f4f6f5" w:val="clear"/>
            <w:tcMar>
              <w:top w:w="80.0" w:type="dxa"/>
              <w:left w:w="120.0" w:type="dxa"/>
              <w:bottom w:w="80.0" w:type="dxa"/>
              <w:right w:w="120.0" w:type="dxa"/>
            </w:tcMar>
          </w:tcPr>
          <w:p w:rsidR="00000000" w:rsidDel="00000000" w:rsidP="00000000" w:rsidRDefault="00000000" w:rsidRPr="00000000" w14:paraId="0000014B">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Décision du CG en réunion</w:t>
            </w:r>
          </w:p>
        </w:tc>
        <w:tc>
          <w:tcPr>
            <w:shd w:fill="f4f6f5" w:val="clear"/>
            <w:tcMar>
              <w:top w:w="80.0" w:type="dxa"/>
              <w:left w:w="120.0" w:type="dxa"/>
              <w:bottom w:w="80.0" w:type="dxa"/>
              <w:right w:w="120.0" w:type="dxa"/>
            </w:tcMar>
          </w:tcPr>
          <w:p w:rsidR="00000000" w:rsidDel="00000000" w:rsidP="00000000" w:rsidRDefault="00000000" w:rsidRPr="00000000" w14:paraId="0000014C">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Trésorier + Président + </w:t>
            </w:r>
            <w:r w:rsidDel="00000000" w:rsidR="00000000" w:rsidRPr="00000000">
              <w:rPr>
                <w:rFonts w:ascii="Arial Narrow" w:cs="Arial Narrow" w:eastAsia="Arial Narrow" w:hAnsi="Arial Narrow"/>
                <w:sz w:val="24"/>
                <w:szCs w:val="24"/>
                <w:rtl w:val="0"/>
              </w:rPr>
              <w:t xml:space="preserve">visa COSC</w:t>
            </w:r>
            <w:r w:rsidDel="00000000" w:rsidR="00000000" w:rsidRPr="00000000">
              <w:rPr>
                <w:rtl w:val="0"/>
              </w:rPr>
            </w:r>
          </w:p>
        </w:tc>
      </w:tr>
      <w:tr>
        <w:trPr>
          <w:cantSplit w:val="0"/>
          <w:tblHeader w:val="0"/>
        </w:trPr>
        <w:tc>
          <w:tcPr>
            <w:shd w:fill="ffffff" w:val="clear"/>
            <w:tcMar>
              <w:top w:w="80.0" w:type="dxa"/>
              <w:left w:w="120.0" w:type="dxa"/>
              <w:bottom w:w="80.0" w:type="dxa"/>
              <w:right w:w="120.0" w:type="dxa"/>
            </w:tcMar>
          </w:tcPr>
          <w:p w:rsidR="00000000" w:rsidDel="00000000" w:rsidP="00000000" w:rsidRDefault="00000000" w:rsidRPr="00000000" w14:paraId="0000014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&gt; 200</w:t>
            </w:r>
            <w:r w:rsidDel="00000000" w:rsidR="00000000" w:rsidRPr="00000000">
              <w:rPr>
                <w:rFonts w:ascii="Arial" w:cs="Arial" w:eastAsia="Arial" w:hAnsi="Arial"/>
                <w:b w:val="1"/>
                <w:bCs w:val="1"/>
                <w:color w:val="124d2c"/>
                <w:sz w:val="24"/>
                <w:szCs w:val="24"/>
                <w:rtl w:val="0"/>
              </w:rPr>
              <w:t xml:space="preserve"> </w:t>
            </w:r>
            <w:r w:rsidDel="00000000" w:rsidR="00000000" w:rsidRPr="00000000">
              <w:rPr>
                <w:rFonts w:ascii="Arial Narrow" w:cs="Arial Narrow" w:eastAsia="Arial Narrow" w:hAnsi="Arial Narrow"/>
                <w:b w:val="1"/>
                <w:bCs w:val="1"/>
                <w:color w:val="124d2c"/>
                <w:sz w:val="24"/>
                <w:szCs w:val="24"/>
                <w:rtl w:val="0"/>
              </w:rPr>
              <w:t xml:space="preserve">000 MRU</w:t>
            </w:r>
            <w:r w:rsidDel="00000000" w:rsidR="00000000" w:rsidRPr="00000000">
              <w:rPr>
                <w:rtl w:val="0"/>
              </w:rPr>
            </w:r>
          </w:p>
        </w:tc>
        <w:tc>
          <w:tcPr>
            <w:shd w:fill="ffffff" w:val="clear"/>
            <w:tcMar>
              <w:top w:w="80.0" w:type="dxa"/>
              <w:left w:w="120.0" w:type="dxa"/>
              <w:bottom w:w="80.0" w:type="dxa"/>
              <w:right w:w="120.0" w:type="dxa"/>
            </w:tcMar>
          </w:tcPr>
          <w:p w:rsidR="00000000" w:rsidDel="00000000" w:rsidP="00000000" w:rsidRDefault="00000000" w:rsidRPr="00000000" w14:paraId="0000014E">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Sans plafond cumulé — vote AG requis</w:t>
            </w:r>
          </w:p>
        </w:tc>
        <w:tc>
          <w:tcPr>
            <w:shd w:fill="ffffff" w:val="clear"/>
            <w:tcMar>
              <w:top w:w="80.0" w:type="dxa"/>
              <w:left w:w="120.0" w:type="dxa"/>
              <w:bottom w:w="80.0" w:type="dxa"/>
              <w:right w:w="120.0" w:type="dxa"/>
            </w:tcMar>
          </w:tcPr>
          <w:p w:rsidR="00000000" w:rsidDel="00000000" w:rsidP="00000000" w:rsidRDefault="00000000" w:rsidRPr="00000000" w14:paraId="0000014F">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Approbation de l’AG</w:t>
            </w:r>
          </w:p>
        </w:tc>
        <w:tc>
          <w:tcPr>
            <w:shd w:fill="ffffff" w:val="clear"/>
            <w:tcMar>
              <w:top w:w="80.0" w:type="dxa"/>
              <w:left w:w="120.0" w:type="dxa"/>
              <w:bottom w:w="80.0" w:type="dxa"/>
              <w:right w:w="120.0" w:type="dxa"/>
            </w:tcMar>
          </w:tcPr>
          <w:p w:rsidR="00000000" w:rsidDel="00000000" w:rsidP="00000000" w:rsidRDefault="00000000" w:rsidRPr="00000000" w14:paraId="00000150">
            <w:pP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Trésorier + Président + visa COSC</w:t>
            </w:r>
          </w:p>
        </w:tc>
      </w:tr>
    </w:tbl>
    <w:p w:rsidR="00000000" w:rsidDel="00000000" w:rsidP="00000000" w:rsidRDefault="00000000" w:rsidRPr="00000000" w14:paraId="00000151">
      <w:pPr>
        <w:spacing w:before="60" w:lineRule="auto"/>
        <w:rPr/>
      </w:pPr>
      <w:r w:rsidDel="00000000" w:rsidR="00000000" w:rsidRPr="00000000">
        <w:rPr>
          <w:rtl w:val="0"/>
        </w:rPr>
      </w:r>
    </w:p>
    <w:p w:rsidR="00000000" w:rsidDel="00000000" w:rsidP="00000000" w:rsidRDefault="00000000" w:rsidRPr="00000000" w14:paraId="00000152">
      <w:pPr>
        <w:spacing w:after="50" w:before="16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47 bis : </w:t>
      </w:r>
      <w:r w:rsidDel="00000000" w:rsidR="00000000" w:rsidRPr="00000000">
        <w:rPr>
          <w:rFonts w:ascii="Arial Narrow" w:cs="Arial Narrow" w:eastAsia="Arial Narrow" w:hAnsi="Arial Narrow"/>
          <w:b w:val="1"/>
          <w:bCs w:val="1"/>
          <w:sz w:val="24"/>
          <w:szCs w:val="24"/>
          <w:rtl w:val="0"/>
        </w:rPr>
        <w:t xml:space="preserve">Plafonds cumulés dans le temps — Lutte contre le fractionnement</w:t>
      </w:r>
      <w:r w:rsidDel="00000000" w:rsidR="00000000" w:rsidRPr="00000000">
        <w:rPr>
          <w:rtl w:val="0"/>
        </w:rPr>
      </w:r>
    </w:p>
    <w:p w:rsidR="00000000" w:rsidDel="00000000" w:rsidP="00000000" w:rsidRDefault="00000000" w:rsidRPr="00000000" w14:paraId="00000153">
      <w:pPr>
        <w:spacing w:after="60" w:before="4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Afin de prévenir tout contournement des seuils d’autorisation par fractionnement des dépenses, les plafonds suivants s’appliquent indépendamment du montant de chaque transaction individuelle :</w:t>
      </w:r>
    </w:p>
    <w:p w:rsidR="00000000" w:rsidDel="00000000" w:rsidP="00000000" w:rsidRDefault="00000000" w:rsidRPr="00000000" w14:paraId="000001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 w:before="28" w:line="259"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Le Trésorier ne peut engager, de sa seule initiative, plus de 20</w:t>
      </w:r>
      <w:r w:rsidDel="00000000" w:rsidR="00000000" w:rsidRPr="00000000">
        <w:rPr>
          <w:rFonts w:ascii="Arial" w:cs="Arial" w:eastAsia="Arial" w:hAnsi="Arial"/>
          <w:b w:val="0"/>
          <w:bCs w:val="0"/>
          <w:i w:val="0"/>
          <w:iCs w:val="0"/>
          <w:smallCaps w:val="0"/>
          <w:strike w:val="0"/>
          <w:color w:val="2e2e2e"/>
          <w:sz w:val="24"/>
          <w:szCs w:val="24"/>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000 MRU de dépenses au cours d’un même mois calendaire. Au-delà, l’accord du Président du CG est requis même si chaque opération individuelle reste inférieure à 5</w:t>
      </w:r>
      <w:r w:rsidDel="00000000" w:rsidR="00000000" w:rsidRPr="00000000">
        <w:rPr>
          <w:rFonts w:ascii="Arial" w:cs="Arial" w:eastAsia="Arial" w:hAnsi="Arial"/>
          <w:b w:val="0"/>
          <w:bCs w:val="0"/>
          <w:i w:val="0"/>
          <w:iCs w:val="0"/>
          <w:smallCaps w:val="0"/>
          <w:strike w:val="0"/>
          <w:color w:val="2e2e2e"/>
          <w:sz w:val="24"/>
          <w:szCs w:val="24"/>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000 MRU ;</w:t>
      </w:r>
    </w:p>
    <w:p w:rsidR="00000000" w:rsidDel="00000000" w:rsidP="00000000" w:rsidRDefault="00000000" w:rsidRPr="00000000" w14:paraId="0000015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 w:before="28" w:line="259"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Les dépenses autorisées par le seul Président du CG ne peuvent excéder 100</w:t>
      </w:r>
      <w:r w:rsidDel="00000000" w:rsidR="00000000" w:rsidRPr="00000000">
        <w:rPr>
          <w:rFonts w:ascii="Arial" w:cs="Arial" w:eastAsia="Arial" w:hAnsi="Arial"/>
          <w:b w:val="0"/>
          <w:bCs w:val="0"/>
          <w:i w:val="0"/>
          <w:iCs w:val="0"/>
          <w:smallCaps w:val="0"/>
          <w:strike w:val="0"/>
          <w:color w:val="2e2e2e"/>
          <w:sz w:val="24"/>
          <w:szCs w:val="24"/>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000 MRU sur un même trimestre. Au-delà, une décision formelle du CG en réunion est obligatoire ;</w:t>
      </w:r>
    </w:p>
    <w:p w:rsidR="00000000" w:rsidDel="00000000" w:rsidP="00000000" w:rsidRDefault="00000000" w:rsidRPr="00000000" w14:paraId="0000015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 w:before="28" w:line="259"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Les dépenses décidées par le CG en réunion ne peuvent excéder 200</w:t>
      </w:r>
      <w:r w:rsidDel="00000000" w:rsidR="00000000" w:rsidRPr="00000000">
        <w:rPr>
          <w:rFonts w:ascii="Arial" w:cs="Arial" w:eastAsia="Arial" w:hAnsi="Arial"/>
          <w:b w:val="0"/>
          <w:bCs w:val="0"/>
          <w:i w:val="0"/>
          <w:iCs w:val="0"/>
          <w:smallCaps w:val="0"/>
          <w:strike w:val="0"/>
          <w:color w:val="2e2e2e"/>
          <w:sz w:val="24"/>
          <w:szCs w:val="24"/>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000 MRU sur un même semestre sans saisine de l’AG. Au-delà, une approbation de l’AG est requise même si chaque décision individuelle reste en deçà du seuil de 200</w:t>
      </w:r>
      <w:r w:rsidDel="00000000" w:rsidR="00000000" w:rsidRPr="00000000">
        <w:rPr>
          <w:rFonts w:ascii="Arial" w:cs="Arial" w:eastAsia="Arial" w:hAnsi="Arial"/>
          <w:b w:val="0"/>
          <w:bCs w:val="0"/>
          <w:i w:val="0"/>
          <w:iCs w:val="0"/>
          <w:smallCaps w:val="0"/>
          <w:strike w:val="0"/>
          <w:color w:val="2e2e2e"/>
          <w:sz w:val="24"/>
          <w:szCs w:val="24"/>
          <w:u w:val="none"/>
          <w:shd w:fill="auto" w:val="clear"/>
          <w:vertAlign w:val="baseline"/>
          <w:rtl w:val="0"/>
        </w:rPr>
        <w:t xml:space="preserve"> </w:t>
      </w: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000 MRU ;</w:t>
      </w:r>
    </w:p>
    <w:p w:rsidR="00000000" w:rsidDel="00000000" w:rsidP="00000000" w:rsidRDefault="00000000" w:rsidRPr="00000000" w14:paraId="000001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 w:before="28" w:line="259"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Toute opération fractionnée en plusieurs transactions de montants inférieurs au seuil, portant sur un même objet ou un même fournisseur, est requalifiée comme une dépense unique et soumise à l’autorisation correspondant au montant total.</w:t>
      </w:r>
    </w:p>
    <w:p w:rsidR="00000000" w:rsidDel="00000000" w:rsidP="00000000" w:rsidRDefault="00000000" w:rsidRPr="00000000" w14:paraId="00000158">
      <w:pPr>
        <w:spacing w:after="60" w:before="4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 Trésorier est tenu de signaler au Président du CG et au COSC dès que le cumul mensuel ou trimestriel des dépenses atteint 80</w:t>
      </w:r>
      <w:r w:rsidDel="00000000" w:rsidR="00000000" w:rsidRPr="00000000">
        <w:rPr>
          <w:rFonts w:ascii="Arial" w:cs="Arial" w:eastAsia="Arial" w:hAnsi="Arial"/>
          <w:sz w:val="24"/>
          <w:szCs w:val="24"/>
          <w:rtl w:val="0"/>
        </w:rPr>
        <w:t xml:space="preserve"> </w:t>
      </w:r>
      <w:r w:rsidDel="00000000" w:rsidR="00000000" w:rsidRPr="00000000">
        <w:rPr>
          <w:rFonts w:ascii="Arial Narrow" w:cs="Arial Narrow" w:eastAsia="Arial Narrow" w:hAnsi="Arial Narrow"/>
          <w:sz w:val="24"/>
          <w:szCs w:val="24"/>
          <w:rtl w:val="0"/>
        </w:rPr>
        <w:t xml:space="preserve">% du plafond applicable. Tout dépassement de plafond non autorisé préalablement constitue une faute grave soumise à la procédure disciplinaire prévue à l’Article 60.</w:t>
      </w:r>
    </w:p>
    <w:p w:rsidR="00000000" w:rsidDel="00000000" w:rsidP="00000000" w:rsidRDefault="00000000" w:rsidRPr="00000000" w14:paraId="00000159">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5A">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48 : </w:t>
      </w:r>
      <w:r w:rsidDel="00000000" w:rsidR="00000000" w:rsidRPr="00000000">
        <w:rPr>
          <w:rFonts w:ascii="Arial Narrow" w:cs="Arial Narrow" w:eastAsia="Arial Narrow" w:hAnsi="Arial Narrow"/>
          <w:b w:val="1"/>
          <w:bCs w:val="1"/>
          <w:sz w:val="24"/>
          <w:szCs w:val="24"/>
          <w:rtl w:val="0"/>
        </w:rPr>
        <w:t xml:space="preserve">Procédures de paiement</w:t>
      </w:r>
      <w:r w:rsidDel="00000000" w:rsidR="00000000" w:rsidRPr="00000000">
        <w:rPr>
          <w:rtl w:val="0"/>
        </w:rPr>
      </w:r>
    </w:p>
    <w:p w:rsidR="00000000" w:rsidDel="00000000" w:rsidP="00000000" w:rsidRDefault="00000000" w:rsidRPr="00000000" w14:paraId="0000015B">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Tout paiement est précédé d’un bon de commande validé. Les paiements s’effectuent par virement bancaire, chèque ou mobile money (Bankily, Masrevi, Seddad). Les paiements en espèces sont limités à 5</w:t>
      </w:r>
      <w:r w:rsidDel="00000000" w:rsidR="00000000" w:rsidRPr="00000000">
        <w:rPr>
          <w:rFonts w:ascii="Arial" w:cs="Arial" w:eastAsia="Arial" w:hAnsi="Arial"/>
          <w:sz w:val="24"/>
          <w:szCs w:val="24"/>
          <w:rtl w:val="0"/>
        </w:rPr>
        <w:t xml:space="preserve"> </w:t>
      </w:r>
      <w:r w:rsidDel="00000000" w:rsidR="00000000" w:rsidRPr="00000000">
        <w:rPr>
          <w:rFonts w:ascii="Arial Narrow" w:cs="Arial Narrow" w:eastAsia="Arial Narrow" w:hAnsi="Arial Narrow"/>
          <w:sz w:val="24"/>
          <w:szCs w:val="24"/>
          <w:rtl w:val="0"/>
        </w:rPr>
        <w:t xml:space="preserve">000 MRU et font l’objet d’un reçu signé par le bénéficiaire.</w:t>
      </w:r>
    </w:p>
    <w:p w:rsidR="00000000" w:rsidDel="00000000" w:rsidP="00000000" w:rsidRDefault="00000000" w:rsidRPr="00000000" w14:paraId="0000015C">
      <w:pPr>
        <w:pBdr>
          <w:left w:color="c9982a" w:space="3" w:sz="10" w:val="single"/>
        </w:pBdr>
        <w:shd w:fill="fdf6e3" w:val="clear"/>
        <w:spacing w:after="50" w:lineRule="auto"/>
        <w:ind w:left="200" w:right="200" w:firstLine="0"/>
        <w:rPr>
          <w:rFonts w:ascii="Arial Narrow" w:cs="Arial Narrow" w:eastAsia="Arial Narrow" w:hAnsi="Arial Narrow"/>
          <w:sz w:val="24"/>
          <w:szCs w:val="24"/>
        </w:rPr>
      </w:pPr>
      <w:r w:rsidDel="00000000" w:rsidR="00000000" w:rsidRPr="00000000">
        <w:rPr>
          <w:rFonts w:ascii="Cambria Math" w:cs="Cambria Math" w:eastAsia="Cambria Math" w:hAnsi="Cambria Math"/>
          <w:i w:val="1"/>
          <w:iCs w:val="1"/>
          <w:color w:val="8b6914"/>
          <w:sz w:val="24"/>
          <w:szCs w:val="24"/>
          <w:rtl w:val="0"/>
        </w:rPr>
        <w:t xml:space="preserve">▸</w:t>
      </w:r>
      <w:r w:rsidDel="00000000" w:rsidR="00000000" w:rsidRPr="00000000">
        <w:rPr>
          <w:rFonts w:ascii="Arial Narrow" w:cs="Arial Narrow" w:eastAsia="Arial Narrow" w:hAnsi="Arial Narrow"/>
          <w:i w:val="1"/>
          <w:iCs w:val="1"/>
          <w:color w:val="8b6914"/>
          <w:sz w:val="24"/>
          <w:szCs w:val="24"/>
          <w:rtl w:val="0"/>
        </w:rPr>
        <w:t xml:space="preserve"> Conforme à l’Article 37 des Statuts.</w:t>
      </w:r>
      <w:r w:rsidDel="00000000" w:rsidR="00000000" w:rsidRPr="00000000">
        <w:rPr>
          <w:rtl w:val="0"/>
        </w:rPr>
      </w:r>
    </w:p>
    <w:p w:rsidR="00000000" w:rsidDel="00000000" w:rsidP="00000000" w:rsidRDefault="00000000" w:rsidRPr="00000000" w14:paraId="0000015D">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49 : </w:t>
      </w:r>
      <w:r w:rsidDel="00000000" w:rsidR="00000000" w:rsidRPr="00000000">
        <w:rPr>
          <w:rFonts w:ascii="Arial Narrow" w:cs="Arial Narrow" w:eastAsia="Arial Narrow" w:hAnsi="Arial Narrow"/>
          <w:b w:val="1"/>
          <w:bCs w:val="1"/>
          <w:sz w:val="24"/>
          <w:szCs w:val="24"/>
          <w:rtl w:val="0"/>
        </w:rPr>
        <w:t xml:space="preserve">Gestion de la caisse</w:t>
      </w:r>
      <w:r w:rsidDel="00000000" w:rsidR="00000000" w:rsidRPr="00000000">
        <w:rPr>
          <w:rtl w:val="0"/>
        </w:rPr>
      </w:r>
    </w:p>
    <w:p w:rsidR="00000000" w:rsidDel="00000000" w:rsidP="00000000" w:rsidRDefault="00000000" w:rsidRPr="00000000" w14:paraId="0000015E">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Une petite caisse peut être maintenue pour les dépenses courantes de faible montant. Plafond fixé par le CG. Tenue par le Trésorier Adjoint, arrêté hebdomadaire. Le COSC peut la vérifier à tout moment.</w:t>
      </w:r>
    </w:p>
    <w:p w:rsidR="00000000" w:rsidDel="00000000" w:rsidP="00000000" w:rsidRDefault="00000000" w:rsidRPr="00000000" w14:paraId="0000015F">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50 : </w:t>
      </w:r>
      <w:r w:rsidDel="00000000" w:rsidR="00000000" w:rsidRPr="00000000">
        <w:rPr>
          <w:rFonts w:ascii="Arial Narrow" w:cs="Arial Narrow" w:eastAsia="Arial Narrow" w:hAnsi="Arial Narrow"/>
          <w:b w:val="1"/>
          <w:bCs w:val="1"/>
          <w:sz w:val="24"/>
          <w:szCs w:val="24"/>
          <w:rtl w:val="0"/>
        </w:rPr>
        <w:t xml:space="preserve">Registre des cotisations</w:t>
      </w:r>
      <w:r w:rsidDel="00000000" w:rsidR="00000000" w:rsidRPr="00000000">
        <w:rPr>
          <w:rtl w:val="0"/>
        </w:rPr>
      </w:r>
    </w:p>
    <w:p w:rsidR="00000000" w:rsidDel="00000000" w:rsidP="00000000" w:rsidRDefault="00000000" w:rsidRPr="00000000" w14:paraId="00000160">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 Trésorier Adjoint tient un registre nominatif mis à jour à chaque versement. Un reçu numéroté est remis à chaque cotisant. Registre consultable par le COSC et accessible aux membres via la plateforme numérique officielle.</w:t>
      </w:r>
    </w:p>
    <w:p w:rsidR="00000000" w:rsidDel="00000000" w:rsidP="00000000" w:rsidRDefault="00000000" w:rsidRPr="00000000" w14:paraId="00000161">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51 : </w:t>
      </w:r>
      <w:r w:rsidDel="00000000" w:rsidR="00000000" w:rsidRPr="00000000">
        <w:rPr>
          <w:rFonts w:ascii="Arial Narrow" w:cs="Arial Narrow" w:eastAsia="Arial Narrow" w:hAnsi="Arial Narrow"/>
          <w:b w:val="1"/>
          <w:bCs w:val="1"/>
          <w:sz w:val="24"/>
          <w:szCs w:val="24"/>
          <w:rtl w:val="0"/>
        </w:rPr>
        <w:t xml:space="preserve">Neutralité financière</w:t>
      </w:r>
      <w:r w:rsidDel="00000000" w:rsidR="00000000" w:rsidRPr="00000000">
        <w:rPr>
          <w:rtl w:val="0"/>
        </w:rPr>
      </w:r>
    </w:p>
    <w:p w:rsidR="00000000" w:rsidDel="00000000" w:rsidP="00000000" w:rsidRDefault="00000000" w:rsidRPr="00000000" w14:paraId="00000162">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Yellitaare Thidé ne participe financièrement à aucune manifestation de ziyara ou d’intronisation. Si saisie pour une telle manifestation, le CG étudie les modalités pratiques et en rend compte à l’AG.</w:t>
      </w:r>
    </w:p>
    <w:p w:rsidR="00000000" w:rsidDel="00000000" w:rsidP="00000000" w:rsidRDefault="00000000" w:rsidRPr="00000000" w14:paraId="00000163">
      <w:pPr>
        <w:pBdr>
          <w:left w:color="c9982a" w:space="3" w:sz="10" w:val="single"/>
        </w:pBdr>
        <w:shd w:fill="fdf6e3" w:val="clear"/>
        <w:spacing w:after="50" w:lineRule="auto"/>
        <w:ind w:left="200" w:right="200" w:firstLine="0"/>
        <w:rPr>
          <w:rFonts w:ascii="Arial Narrow" w:cs="Arial Narrow" w:eastAsia="Arial Narrow" w:hAnsi="Arial Narrow"/>
          <w:sz w:val="24"/>
          <w:szCs w:val="24"/>
        </w:rPr>
      </w:pPr>
      <w:r w:rsidDel="00000000" w:rsidR="00000000" w:rsidRPr="00000000">
        <w:rPr>
          <w:rFonts w:ascii="Cambria Math" w:cs="Cambria Math" w:eastAsia="Cambria Math" w:hAnsi="Cambria Math"/>
          <w:i w:val="1"/>
          <w:iCs w:val="1"/>
          <w:color w:val="8b6914"/>
          <w:sz w:val="24"/>
          <w:szCs w:val="24"/>
          <w:rtl w:val="0"/>
        </w:rPr>
        <w:t xml:space="preserve">▸</w:t>
      </w:r>
      <w:r w:rsidDel="00000000" w:rsidR="00000000" w:rsidRPr="00000000">
        <w:rPr>
          <w:rFonts w:ascii="Arial Narrow" w:cs="Arial Narrow" w:eastAsia="Arial Narrow" w:hAnsi="Arial Narrow"/>
          <w:i w:val="1"/>
          <w:iCs w:val="1"/>
          <w:color w:val="8b6914"/>
          <w:sz w:val="24"/>
          <w:szCs w:val="24"/>
          <w:rtl w:val="0"/>
        </w:rPr>
        <w:t xml:space="preserve"> Issu de l’Article 48 de Yellitaare Thidé Nouakchott (2016).</w:t>
      </w:r>
      <w:r w:rsidDel="00000000" w:rsidR="00000000" w:rsidRPr="00000000">
        <w:rPr>
          <w:rtl w:val="0"/>
        </w:rPr>
      </w:r>
    </w:p>
    <w:p w:rsidR="00000000" w:rsidDel="00000000" w:rsidP="00000000" w:rsidRDefault="00000000" w:rsidRPr="00000000" w14:paraId="00000164">
      <w:pPr>
        <w:pBdr>
          <w:bottom w:color="c9982a" w:space="3" w:sz="6" w:val="single"/>
        </w:pBdr>
        <w:spacing w:after="6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Chapitre 2 — Transparence et reporting</w:t>
      </w:r>
      <w:r w:rsidDel="00000000" w:rsidR="00000000" w:rsidRPr="00000000">
        <w:rPr>
          <w:rtl w:val="0"/>
        </w:rPr>
      </w:r>
    </w:p>
    <w:p w:rsidR="00000000" w:rsidDel="00000000" w:rsidP="00000000" w:rsidRDefault="00000000" w:rsidRPr="00000000" w14:paraId="00000165">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52 : </w:t>
      </w:r>
      <w:r w:rsidDel="00000000" w:rsidR="00000000" w:rsidRPr="00000000">
        <w:rPr>
          <w:rFonts w:ascii="Arial Narrow" w:cs="Arial Narrow" w:eastAsia="Arial Narrow" w:hAnsi="Arial Narrow"/>
          <w:b w:val="1"/>
          <w:bCs w:val="1"/>
          <w:sz w:val="24"/>
          <w:szCs w:val="24"/>
          <w:rtl w:val="0"/>
        </w:rPr>
        <w:t xml:space="preserve">Rapports financiers</w:t>
      </w:r>
      <w:r w:rsidDel="00000000" w:rsidR="00000000" w:rsidRPr="00000000">
        <w:rPr>
          <w:rtl w:val="0"/>
        </w:rPr>
      </w:r>
    </w:p>
    <w:p w:rsidR="00000000" w:rsidDel="00000000" w:rsidP="00000000" w:rsidRDefault="00000000" w:rsidRPr="00000000" w14:paraId="00000166">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Conformément à l’Article 38 des Statuts, toute dépense est justifiée par une pièce comptable, tracée dans le registre et intégrée dans les rapports périodiques. Le CG produit :</w:t>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sdt>
        <w:sdtPr>
          <w:id w:val="-747367326"/>
          <w:tag w:val="goog_rdk_58"/>
        </w:sdtPr>
        <w:sdtContent>
          <w:commentRangeStart w:id="14"/>
        </w:sdtContent>
      </w:sdt>
      <w:sdt>
        <w:sdtPr>
          <w:id w:val="-139004033"/>
          <w:tag w:val="goog_rdk_59"/>
        </w:sdtPr>
        <w:sdtContent>
          <w:commentRangeStart w:id="15"/>
        </w:sdtContent>
      </w:sdt>
      <w:sdt>
        <w:sdtPr>
          <w:id w:val="1716419537"/>
          <w:tag w:val="goog_rdk_60"/>
        </w:sdtPr>
        <w:sdtContent>
          <w:r w:rsidDel="00000000" w:rsidR="00000000" w:rsidRPr="00000000">
            <w:rPr>
              <w:rFonts w:ascii="Arial" w:cs="Arial" w:eastAsia="Arial" w:hAnsi="Arial"/>
              <w:b w:val="0"/>
              <w:bCs w:val="0"/>
              <w:i w:val="0"/>
              <w:iCs w:val="0"/>
              <w:smallCaps w:val="0"/>
              <w:strike w:val="0"/>
              <w:color w:val="2e2e2e"/>
              <w:sz w:val="24"/>
              <w:szCs w:val="24"/>
              <w:u w:val="none"/>
              <w:shd w:fill="auto" w:val="clear"/>
              <w:vertAlign w:val="baseline"/>
              <w:rtl w:val="0"/>
            </w:rPr>
            <w:t xml:space="preserve">Le rapport mensuel de trésorerie est transmis au Président du CG et au COSC au plus tard le 10ᵉ jour suivant la clôture de chaque mois. Passé ce délai, le COSC est en droit d’exiger sa transmission sans délai. </w:t>
          </w:r>
        </w:sdtContent>
      </w:sdt>
      <w:commentRangeEnd w:id="14"/>
      <w:r w:rsidDel="00000000" w:rsidR="00000000" w:rsidRPr="00000000">
        <w:commentReference w:id="14"/>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Rapport trimestriel d’activité : transmis au COSC sous quinze (15) jours ;</w:t>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Rapport semestriel financier détaillé : transmis au COSC avec pièces justificatives ;</w:t>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Rapport financier</w:t>
      </w:r>
      <w:sdt>
        <w:sdtPr>
          <w:id w:val="1180668628"/>
          <w:tag w:val="goog_rdk_61"/>
        </w:sdtPr>
        <w:sdtContent>
          <w:ins w:author="Sileymane Alassane Wagne" w:id="16" w:date="2026-04-04T20:12:30Z">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 et narratif </w:t>
            </w:r>
          </w:ins>
        </w:sdtContent>
      </w:sdt>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 annuel complet : présenté à l’AG.</w:t>
      </w:r>
    </w:p>
    <w:p w:rsidR="00000000" w:rsidDel="00000000" w:rsidP="00000000" w:rsidRDefault="00000000" w:rsidRPr="00000000" w14:paraId="0000016B">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53 : </w:t>
      </w:r>
      <w:r w:rsidDel="00000000" w:rsidR="00000000" w:rsidRPr="00000000">
        <w:rPr>
          <w:rFonts w:ascii="Arial Narrow" w:cs="Arial Narrow" w:eastAsia="Arial Narrow" w:hAnsi="Arial Narrow"/>
          <w:b w:val="1"/>
          <w:bCs w:val="1"/>
          <w:sz w:val="24"/>
          <w:szCs w:val="24"/>
          <w:rtl w:val="0"/>
        </w:rPr>
        <w:t xml:space="preserve">Audit et contrôle externe</w:t>
      </w:r>
      <w:r w:rsidDel="00000000" w:rsidR="00000000" w:rsidRPr="00000000">
        <w:rPr>
          <w:rtl w:val="0"/>
        </w:rPr>
      </w:r>
    </w:p>
    <w:p w:rsidR="00000000" w:rsidDel="00000000" w:rsidP="00000000" w:rsidRDefault="00000000" w:rsidRPr="00000000" w14:paraId="0000016C">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L’AG peut décider d’un audit externe indépendant. Le COSC peut prendre la même décision à la majorité des 2/3. Les conclusions sont présentées à l’AG et archivées.</w:t>
      </w:r>
    </w:p>
    <w:p w:rsidR="00000000" w:rsidDel="00000000" w:rsidP="00000000" w:rsidRDefault="00000000" w:rsidRPr="00000000" w14:paraId="0000016D">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54 : </w:t>
      </w:r>
      <w:r w:rsidDel="00000000" w:rsidR="00000000" w:rsidRPr="00000000">
        <w:rPr>
          <w:rFonts w:ascii="Arial Narrow" w:cs="Arial Narrow" w:eastAsia="Arial Narrow" w:hAnsi="Arial Narrow"/>
          <w:b w:val="1"/>
          <w:bCs w:val="1"/>
          <w:sz w:val="24"/>
          <w:szCs w:val="24"/>
          <w:rtl w:val="0"/>
        </w:rPr>
        <w:t xml:space="preserve">Fonds de réserve</w:t>
      </w:r>
      <w:r w:rsidDel="00000000" w:rsidR="00000000" w:rsidRPr="00000000">
        <w:rPr>
          <w:rtl w:val="0"/>
        </w:rPr>
      </w:r>
    </w:p>
    <w:p w:rsidR="00000000" w:rsidDel="00000000" w:rsidP="00000000" w:rsidRDefault="00000000" w:rsidRPr="00000000" w14:paraId="0000016E">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Un fonds de réserve est alimenté par prélèvement annuel dont le taux est fixé par l’AG. Toute utilisation de ce fonds requiert l’accord du CG en réunion extraordinaire, avec information préalable du COSC.</w:t>
      </w:r>
    </w:p>
    <w:p w:rsidR="00000000" w:rsidDel="00000000" w:rsidP="00000000" w:rsidRDefault="00000000" w:rsidRPr="00000000" w14:paraId="0000016F">
      <w:pPr>
        <w:shd w:fill="1a6b3c" w:val="clear"/>
        <w:spacing w:after="8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ffffff"/>
          <w:sz w:val="24"/>
          <w:szCs w:val="24"/>
          <w:rtl w:val="0"/>
        </w:rPr>
        <w:t xml:space="preserve">TITRE VII — GESTION DES PROJETS COMMUNAUTAIRES</w:t>
      </w:r>
      <w:r w:rsidDel="00000000" w:rsidR="00000000" w:rsidRPr="00000000">
        <w:rPr>
          <w:rtl w:val="0"/>
        </w:rPr>
      </w:r>
    </w:p>
    <w:p w:rsidR="00000000" w:rsidDel="00000000" w:rsidP="00000000" w:rsidRDefault="00000000" w:rsidRPr="00000000" w14:paraId="00000170">
      <w:pPr>
        <w:spacing w:after="50" w:lineRule="auto"/>
        <w:rPr>
          <w:rFonts w:ascii="Arial Narrow" w:cs="Arial Narrow" w:eastAsia="Arial Narrow" w:hAnsi="Arial Narrow"/>
          <w:b w:val="1"/>
          <w:bCs w:val="1"/>
          <w:color w:val="124d2c"/>
          <w:sz w:val="24"/>
          <w:szCs w:val="24"/>
        </w:rPr>
      </w:pPr>
      <w:r w:rsidDel="00000000" w:rsidR="00000000" w:rsidRPr="00000000">
        <w:rPr>
          <w:rtl w:val="0"/>
        </w:rPr>
      </w:r>
    </w:p>
    <w:p w:rsidR="00000000" w:rsidDel="00000000" w:rsidP="00000000" w:rsidRDefault="00000000" w:rsidRPr="00000000" w14:paraId="00000171">
      <w:pPr>
        <w:spacing w:after="50" w:lineRule="auto"/>
        <w:rPr>
          <w:rFonts w:ascii="Arial Narrow" w:cs="Arial Narrow" w:eastAsia="Arial Narrow" w:hAnsi="Arial Narrow"/>
          <w:sz w:val="24"/>
          <w:szCs w:val="24"/>
        </w:rPr>
      </w:pPr>
      <w:sdt>
        <w:sdtPr>
          <w:id w:val="2002612414"/>
          <w:tag w:val="goog_rdk_62"/>
        </w:sdtPr>
        <w:sdtContent>
          <w:commentRangeStart w:id="16"/>
        </w:sdtContent>
      </w:sdt>
      <w:sdt>
        <w:sdtPr>
          <w:id w:val="1490433045"/>
          <w:tag w:val="goog_rdk_63"/>
        </w:sdtPr>
        <w:sdtContent>
          <w:commentRangeStart w:id="17"/>
        </w:sdtContent>
      </w:sdt>
      <w:sdt>
        <w:sdtPr>
          <w:id w:val="-977545922"/>
          <w:tag w:val="goog_rdk_64"/>
        </w:sdtPr>
        <w:sdtContent>
          <w:commentRangeStart w:id="18"/>
        </w:sdtContent>
      </w:sdt>
      <w:r w:rsidDel="00000000" w:rsidR="00000000" w:rsidRPr="00000000">
        <w:rPr>
          <w:rFonts w:ascii="Arial Narrow" w:cs="Arial Narrow" w:eastAsia="Arial Narrow" w:hAnsi="Arial Narrow"/>
          <w:b w:val="1"/>
          <w:bCs w:val="1"/>
          <w:color w:val="124d2c"/>
          <w:sz w:val="24"/>
          <w:szCs w:val="24"/>
          <w:rtl w:val="0"/>
        </w:rPr>
        <w:t xml:space="preserve">Article 55 : </w:t>
      </w:r>
      <w:r w:rsidDel="00000000" w:rsidR="00000000" w:rsidRPr="00000000">
        <w:rPr>
          <w:rFonts w:ascii="Arial Narrow" w:cs="Arial Narrow" w:eastAsia="Arial Narrow" w:hAnsi="Arial Narrow"/>
          <w:b w:val="1"/>
          <w:bCs w:val="1"/>
          <w:sz w:val="24"/>
          <w:szCs w:val="24"/>
          <w:rtl w:val="0"/>
        </w:rPr>
        <w:t xml:space="preserve">Vision et Orientation</w:t>
      </w:r>
      <w:r w:rsidDel="00000000" w:rsidR="00000000" w:rsidRPr="00000000">
        <w:rPr>
          <w:rtl w:val="0"/>
        </w:rPr>
      </w:r>
    </w:p>
    <w:p w:rsidR="00000000" w:rsidDel="00000000" w:rsidP="00000000" w:rsidRDefault="00000000" w:rsidRPr="00000000" w14:paraId="00000172">
      <w:pPr>
        <w:spacing w:after="60" w:line="276"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Yellitaare Thidé est l’organisation fédératrice et unificatrice de l’ensemble des ressortissants et résidents de Thidé, où qu’ils se trouvent. À ce titre, elle constitue le cadre institutionnel de référence au sein duquel toutes les associations existantes, qu’elles soient implantées au village, dans les villes de Mauritanie ou dans la diaspora, sont invitées à s’inscrire et à agir en cohérence avec le programme de Yellitare</w:t>
      </w:r>
      <w:r w:rsidDel="00000000" w:rsidR="00000000" w:rsidRPr="00000000">
        <w:rPr>
          <w:rFonts w:ascii="Arial Narrow" w:cs="Arial Narrow" w:eastAsia="Arial Narrow" w:hAnsi="Arial Narrow"/>
          <w:b w:val="1"/>
          <w:bCs w:val="1"/>
          <w:sz w:val="24"/>
          <w:szCs w:val="24"/>
          <w:rtl w:val="0"/>
        </w:rPr>
        <w:t xml:space="preserve">.</w:t>
      </w:r>
      <w:r w:rsidDel="00000000" w:rsidR="00000000" w:rsidRPr="00000000">
        <w:rPr>
          <w:rtl w:val="0"/>
        </w:rPr>
      </w:r>
    </w:p>
    <w:p w:rsidR="00000000" w:rsidDel="00000000" w:rsidP="00000000" w:rsidRDefault="00000000" w:rsidRPr="00000000" w14:paraId="00000173">
      <w:pPr>
        <w:spacing w:after="60" w:line="276"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Yellitaare Thidé ne se substitue pas aux associations existantes mais en assure la coordination, la convergence stratégique et la représentation collective. Elle veille à ce qu’aucune initiative communautaire ne soit menée en dehors de ce cadre commun, au détriment de l’unité et de l’efficacité collective.</w:t>
      </w:r>
    </w:p>
    <w:p w:rsidR="00000000" w:rsidDel="00000000" w:rsidP="00000000" w:rsidRDefault="00000000" w:rsidRPr="00000000" w14:paraId="00000174">
      <w:pPr>
        <w:spacing w:after="60" w:line="276" w:lineRule="auto"/>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Dans ce cadre, Yellitaare Thidé est chargée de :</w:t>
      </w:r>
    </w:p>
    <w:p w:rsidR="00000000" w:rsidDel="00000000" w:rsidP="00000000" w:rsidRDefault="00000000" w:rsidRPr="00000000" w14:paraId="00000175">
      <w:pPr>
        <w:numPr>
          <w:ilvl w:val="0"/>
          <w:numId w:val="2"/>
        </w:numPr>
        <w:spacing w:after="28" w:line="260" w:lineRule="auto"/>
        <w:ind w:left="580" w:hanging="280"/>
        <w:rPr>
          <w:rFonts w:ascii="Arial Narrow" w:cs="Arial Narrow" w:eastAsia="Arial Narrow" w:hAnsi="Arial Narrow"/>
          <w:b w:val="1"/>
          <w:bCs w:val="1"/>
          <w:color w:val="2e2e2e"/>
          <w:sz w:val="24"/>
          <w:szCs w:val="24"/>
        </w:rPr>
      </w:pPr>
      <w:r w:rsidDel="00000000" w:rsidR="00000000" w:rsidRPr="00000000">
        <w:rPr>
          <w:rFonts w:ascii="Arial Narrow" w:cs="Arial Narrow" w:eastAsia="Arial Narrow" w:hAnsi="Arial Narrow"/>
          <w:b w:val="1"/>
          <w:bCs w:val="1"/>
          <w:sz w:val="24"/>
          <w:szCs w:val="24"/>
          <w:rtl w:val="0"/>
        </w:rPr>
        <w:t xml:space="preserve">Recenser et fédérer toutes les associations et collectifs de ressortissants et résidents de Thidé, en Mauritanie et à l’étranger ;</w:t>
      </w:r>
    </w:p>
    <w:p w:rsidR="00000000" w:rsidDel="00000000" w:rsidP="00000000" w:rsidRDefault="00000000" w:rsidRPr="00000000" w14:paraId="00000176">
      <w:pPr>
        <w:numPr>
          <w:ilvl w:val="0"/>
          <w:numId w:val="2"/>
        </w:numPr>
        <w:spacing w:after="28" w:line="260" w:lineRule="auto"/>
        <w:ind w:left="580" w:hanging="280"/>
        <w:rPr>
          <w:rFonts w:ascii="Arial Narrow" w:cs="Arial Narrow" w:eastAsia="Arial Narrow" w:hAnsi="Arial Narrow"/>
          <w:b w:val="1"/>
          <w:bCs w:val="1"/>
          <w:color w:val="2e2e2e"/>
          <w:sz w:val="24"/>
          <w:szCs w:val="24"/>
        </w:rPr>
      </w:pPr>
      <w:r w:rsidDel="00000000" w:rsidR="00000000" w:rsidRPr="00000000">
        <w:rPr>
          <w:rFonts w:ascii="Arial Narrow" w:cs="Arial Narrow" w:eastAsia="Arial Narrow" w:hAnsi="Arial Narrow"/>
          <w:b w:val="1"/>
          <w:bCs w:val="1"/>
          <w:sz w:val="24"/>
          <w:szCs w:val="24"/>
          <w:rtl w:val="0"/>
        </w:rPr>
        <w:t xml:space="preserve">Organiser une rencontre annuelle de coordination à Thidé, à une date fixée en commun accord, à laquelle chaque association est tenue d’être représentée ;</w:t>
      </w:r>
    </w:p>
    <w:p w:rsidR="00000000" w:rsidDel="00000000" w:rsidP="00000000" w:rsidRDefault="00000000" w:rsidRPr="00000000" w14:paraId="00000177">
      <w:pPr>
        <w:numPr>
          <w:ilvl w:val="0"/>
          <w:numId w:val="2"/>
        </w:numPr>
        <w:spacing w:after="28" w:line="260" w:lineRule="auto"/>
        <w:ind w:left="580" w:hanging="280"/>
        <w:rPr>
          <w:rFonts w:ascii="Arial Narrow" w:cs="Arial Narrow" w:eastAsia="Arial Narrow" w:hAnsi="Arial Narrow"/>
          <w:b w:val="1"/>
          <w:bCs w:val="1"/>
          <w:color w:val="2e2e2e"/>
          <w:sz w:val="24"/>
          <w:szCs w:val="24"/>
        </w:rPr>
      </w:pPr>
      <w:r w:rsidDel="00000000" w:rsidR="00000000" w:rsidRPr="00000000">
        <w:rPr>
          <w:rFonts w:ascii="Arial Narrow" w:cs="Arial Narrow" w:eastAsia="Arial Narrow" w:hAnsi="Arial Narrow"/>
          <w:b w:val="1"/>
          <w:bCs w:val="1"/>
          <w:sz w:val="24"/>
          <w:szCs w:val="24"/>
          <w:rtl w:val="0"/>
        </w:rPr>
        <w:t xml:space="preserve">Adopter un plan d’action commun et assurer le suivi de son exécution ;</w:t>
      </w:r>
    </w:p>
    <w:p w:rsidR="00000000" w:rsidDel="00000000" w:rsidP="00000000" w:rsidRDefault="00000000" w:rsidRPr="00000000" w14:paraId="00000178">
      <w:pPr>
        <w:numPr>
          <w:ilvl w:val="0"/>
          <w:numId w:val="2"/>
        </w:numPr>
        <w:spacing w:after="28" w:line="260" w:lineRule="auto"/>
        <w:ind w:left="580" w:hanging="280"/>
        <w:rPr>
          <w:rFonts w:ascii="Arial Narrow" w:cs="Arial Narrow" w:eastAsia="Arial Narrow" w:hAnsi="Arial Narrow"/>
          <w:b w:val="1"/>
          <w:bCs w:val="1"/>
          <w:color w:val="2e2e2e"/>
          <w:sz w:val="24"/>
          <w:szCs w:val="24"/>
        </w:rPr>
      </w:pPr>
      <w:r w:rsidDel="00000000" w:rsidR="00000000" w:rsidRPr="00000000">
        <w:rPr>
          <w:rFonts w:ascii="Arial Narrow" w:cs="Arial Narrow" w:eastAsia="Arial Narrow" w:hAnsi="Arial Narrow"/>
          <w:b w:val="1"/>
          <w:bCs w:val="1"/>
          <w:sz w:val="24"/>
          <w:szCs w:val="24"/>
          <w:rtl w:val="0"/>
        </w:rPr>
        <w:t xml:space="preserve">Porter la voix de la communauté unifiée de Thidé devant les autorités, les partenaires et les bailleurs.</w:t>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79">
      <w:pPr>
        <w:pBdr>
          <w:left w:color="c9982a" w:space="3" w:sz="10" w:val="single"/>
        </w:pBdr>
        <w:shd w:fill="fdf6e3" w:val="clear"/>
        <w:spacing w:after="50" w:lineRule="auto"/>
        <w:ind w:left="200" w:right="200" w:firstLine="0"/>
        <w:rPr>
          <w:rFonts w:ascii="Arial Narrow" w:cs="Arial Narrow" w:eastAsia="Arial Narrow" w:hAnsi="Arial Narrow"/>
          <w:b w:val="1"/>
          <w:bCs w:val="1"/>
          <w:color w:val="124d2c"/>
          <w:sz w:val="24"/>
          <w:szCs w:val="24"/>
        </w:rPr>
      </w:pPr>
      <w:r w:rsidDel="00000000" w:rsidR="00000000" w:rsidRPr="00000000">
        <w:rPr>
          <w:rFonts w:ascii="Cambria Math" w:cs="Cambria Math" w:eastAsia="Cambria Math" w:hAnsi="Cambria Math"/>
          <w:i w:val="1"/>
          <w:iCs w:val="1"/>
          <w:color w:val="8b6914"/>
          <w:sz w:val="24"/>
          <w:szCs w:val="24"/>
          <w:rtl w:val="0"/>
        </w:rPr>
        <w:t xml:space="preserve">▸</w:t>
      </w:r>
      <w:r w:rsidDel="00000000" w:rsidR="00000000" w:rsidRPr="00000000">
        <w:rPr>
          <w:rFonts w:ascii="Arial Narrow" w:cs="Arial Narrow" w:eastAsia="Arial Narrow" w:hAnsi="Arial Narrow"/>
          <w:i w:val="1"/>
          <w:iCs w:val="1"/>
          <w:color w:val="8b6914"/>
          <w:sz w:val="24"/>
          <w:szCs w:val="24"/>
          <w:rtl w:val="0"/>
        </w:rPr>
        <w:t xml:space="preserve"> Adaptation et élévation des Articles 39, 40 et 41 de Yellitaare Thidé Nouakchott (2016) : Yellitaare passe du rôle de «</w:t>
      </w:r>
      <w:r w:rsidDel="00000000" w:rsidR="00000000" w:rsidRPr="00000000">
        <w:rPr>
          <w:rFonts w:ascii="Arial" w:cs="Arial" w:eastAsia="Arial" w:hAnsi="Arial"/>
          <w:i w:val="1"/>
          <w:iCs w:val="1"/>
          <w:color w:val="8b6914"/>
          <w:sz w:val="24"/>
          <w:szCs w:val="24"/>
          <w:rtl w:val="0"/>
        </w:rPr>
        <w:t xml:space="preserve"> </w:t>
      </w:r>
      <w:r w:rsidDel="00000000" w:rsidR="00000000" w:rsidRPr="00000000">
        <w:rPr>
          <w:rFonts w:ascii="Arial Narrow" w:cs="Arial Narrow" w:eastAsia="Arial Narrow" w:hAnsi="Arial Narrow"/>
          <w:i w:val="1"/>
          <w:iCs w:val="1"/>
          <w:color w:val="8b6914"/>
          <w:sz w:val="24"/>
          <w:szCs w:val="24"/>
          <w:rtl w:val="0"/>
        </w:rPr>
        <w:t xml:space="preserve">point focal</w:t>
      </w:r>
      <w:r w:rsidDel="00000000" w:rsidR="00000000" w:rsidRPr="00000000">
        <w:rPr>
          <w:rFonts w:ascii="Arial" w:cs="Arial" w:eastAsia="Arial" w:hAnsi="Arial"/>
          <w:i w:val="1"/>
          <w:iCs w:val="1"/>
          <w:color w:val="8b6914"/>
          <w:sz w:val="24"/>
          <w:szCs w:val="24"/>
          <w:rtl w:val="0"/>
        </w:rPr>
        <w:t xml:space="preserve"> </w:t>
      </w:r>
      <w:r w:rsidDel="00000000" w:rsidR="00000000" w:rsidRPr="00000000">
        <w:rPr>
          <w:rFonts w:ascii="Arial Narrow" w:cs="Arial Narrow" w:eastAsia="Arial Narrow" w:hAnsi="Arial Narrow"/>
          <w:i w:val="1"/>
          <w:iCs w:val="1"/>
          <w:color w:val="8b6914"/>
          <w:sz w:val="24"/>
          <w:szCs w:val="24"/>
          <w:rtl w:val="0"/>
        </w:rPr>
        <w:t xml:space="preserve">» au statut d’organisation unificatrice de toutes les composantes de la communauté de Thidé.</w:t>
      </w:r>
      <w:r w:rsidDel="00000000" w:rsidR="00000000" w:rsidRPr="00000000">
        <w:rPr>
          <w:rtl w:val="0"/>
        </w:rPr>
      </w:r>
    </w:p>
    <w:p w:rsidR="00000000" w:rsidDel="00000000" w:rsidP="00000000" w:rsidRDefault="00000000" w:rsidRPr="00000000" w14:paraId="0000017A">
      <w:pPr>
        <w:spacing w:after="50" w:lineRule="auto"/>
        <w:rPr>
          <w:rFonts w:ascii="Arial Narrow" w:cs="Arial Narrow" w:eastAsia="Arial Narrow" w:hAnsi="Arial Narrow"/>
          <w:b w:val="1"/>
          <w:bCs w:val="1"/>
          <w:color w:val="124d2c"/>
          <w:sz w:val="24"/>
          <w:szCs w:val="24"/>
        </w:rPr>
      </w:pPr>
      <w:r w:rsidDel="00000000" w:rsidR="00000000" w:rsidRPr="00000000">
        <w:rPr>
          <w:rtl w:val="0"/>
        </w:rPr>
      </w:r>
    </w:p>
    <w:p w:rsidR="00000000" w:rsidDel="00000000" w:rsidP="00000000" w:rsidRDefault="00000000" w:rsidRPr="00000000" w14:paraId="0000017B">
      <w:pPr>
        <w:spacing w:after="50" w:lineRule="auto"/>
        <w:rPr>
          <w:rFonts w:ascii="Arial Narrow" w:cs="Arial Narrow" w:eastAsia="Arial Narrow" w:hAnsi="Arial Narrow"/>
          <w:b w:val="1"/>
          <w:bCs w:val="1"/>
          <w:color w:val="124d2c"/>
          <w:sz w:val="24"/>
          <w:szCs w:val="24"/>
        </w:rPr>
      </w:pPr>
      <w:r w:rsidDel="00000000" w:rsidR="00000000" w:rsidRPr="00000000">
        <w:rPr>
          <w:rtl w:val="0"/>
        </w:rPr>
      </w:r>
    </w:p>
    <w:p w:rsidR="00000000" w:rsidDel="00000000" w:rsidP="00000000" w:rsidRDefault="00000000" w:rsidRPr="00000000" w14:paraId="0000017C">
      <w:pPr>
        <w:spacing w:after="50" w:lineRule="auto"/>
        <w:rPr>
          <w:rFonts w:ascii="Arial Narrow" w:cs="Arial Narrow" w:eastAsia="Arial Narrow" w:hAnsi="Arial Narrow"/>
          <w:b w:val="1"/>
          <w:bCs w:val="1"/>
          <w:color w:val="124d2c"/>
          <w:sz w:val="24"/>
          <w:szCs w:val="24"/>
        </w:rPr>
      </w:pPr>
      <w:r w:rsidDel="00000000" w:rsidR="00000000" w:rsidRPr="00000000">
        <w:rPr>
          <w:rtl w:val="0"/>
        </w:rPr>
      </w:r>
    </w:p>
    <w:p w:rsidR="00000000" w:rsidDel="00000000" w:rsidP="00000000" w:rsidRDefault="00000000" w:rsidRPr="00000000" w14:paraId="0000017D">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56 : </w:t>
      </w:r>
      <w:r w:rsidDel="00000000" w:rsidR="00000000" w:rsidRPr="00000000">
        <w:rPr>
          <w:rFonts w:ascii="Arial Narrow" w:cs="Arial Narrow" w:eastAsia="Arial Narrow" w:hAnsi="Arial Narrow"/>
          <w:b w:val="1"/>
          <w:bCs w:val="1"/>
          <w:sz w:val="24"/>
          <w:szCs w:val="24"/>
          <w:rtl w:val="0"/>
        </w:rPr>
        <w:t xml:space="preserve">Cycle de gestion</w:t>
      </w:r>
      <w:r w:rsidDel="00000000" w:rsidR="00000000" w:rsidRPr="00000000">
        <w:rPr>
          <w:rtl w:val="0"/>
        </w:rPr>
      </w:r>
    </w:p>
    <w:p w:rsidR="00000000" w:rsidDel="00000000" w:rsidP="00000000" w:rsidRDefault="00000000" w:rsidRPr="00000000" w14:paraId="0000017E">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Tout projet suit cinq étapes : </w:t>
      </w:r>
    </w:p>
    <w:p w:rsidR="00000000" w:rsidDel="00000000" w:rsidP="00000000" w:rsidRDefault="00000000" w:rsidRPr="00000000" w14:paraId="0000017F">
      <w:pPr>
        <w:numPr>
          <w:ilvl w:val="0"/>
          <w:numId w:val="1"/>
        </w:numPr>
        <w:spacing w:after="0" w:afterAutospacing="0" w:line="276" w:lineRule="auto"/>
        <w:ind w:left="720" w:hanging="360"/>
        <w:rPr>
          <w:rFonts w:ascii="Arial Narrow" w:cs="Arial Narrow" w:eastAsia="Arial Narrow" w:hAnsi="Arial Narrow"/>
          <w:sz w:val="24"/>
          <w:szCs w:val="24"/>
          <w:u w:val="none"/>
        </w:rPr>
      </w:pPr>
      <w:sdt>
        <w:sdtPr>
          <w:id w:val="-79924629"/>
          <w:tag w:val="goog_rdk_65"/>
        </w:sdtPr>
        <w:sdtContent>
          <w:commentRangeStart w:id="19"/>
        </w:sdtContent>
      </w:sdt>
      <w:r w:rsidDel="00000000" w:rsidR="00000000" w:rsidRPr="00000000">
        <w:rPr>
          <w:rFonts w:ascii="Arial Narrow" w:cs="Arial Narrow" w:eastAsia="Arial Narrow" w:hAnsi="Arial Narrow"/>
          <w:sz w:val="24"/>
          <w:szCs w:val="24"/>
          <w:rtl w:val="0"/>
        </w:rPr>
        <w:t xml:space="preserve">Identification par une des commissions  thématique ; </w:t>
      </w:r>
    </w:p>
    <w:p w:rsidR="00000000" w:rsidDel="00000000" w:rsidP="00000000" w:rsidRDefault="00000000" w:rsidRPr="00000000" w14:paraId="00000180">
      <w:pPr>
        <w:numPr>
          <w:ilvl w:val="0"/>
          <w:numId w:val="1"/>
        </w:numPr>
        <w:spacing w:after="0" w:afterAutospacing="0" w:line="276" w:lineRule="auto"/>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Évaluation et sélection par le CG ;</w:t>
      </w:r>
    </w:p>
    <w:p w:rsidR="00000000" w:rsidDel="00000000" w:rsidP="00000000" w:rsidRDefault="00000000" w:rsidRPr="00000000" w14:paraId="00000181">
      <w:pPr>
        <w:numPr>
          <w:ilvl w:val="0"/>
          <w:numId w:val="1"/>
        </w:numPr>
        <w:spacing w:after="0" w:afterAutospacing="0" w:line="276" w:lineRule="auto"/>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Validation par l’AG pour les projets dépassant le seuil, ou par le CG pour les projets courants ; </w:t>
      </w:r>
    </w:p>
    <w:p w:rsidR="00000000" w:rsidDel="00000000" w:rsidP="00000000" w:rsidRDefault="00000000" w:rsidRPr="00000000" w14:paraId="00000182">
      <w:pPr>
        <w:numPr>
          <w:ilvl w:val="0"/>
          <w:numId w:val="1"/>
        </w:numPr>
        <w:spacing w:after="0" w:afterAutospacing="0" w:line="276" w:lineRule="auto"/>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Mise en œuvre sous un chef de projet désigné ; </w:t>
      </w:r>
    </w:p>
    <w:p w:rsidR="00000000" w:rsidDel="00000000" w:rsidP="00000000" w:rsidRDefault="00000000" w:rsidRPr="00000000" w14:paraId="00000183">
      <w:pPr>
        <w:numPr>
          <w:ilvl w:val="0"/>
          <w:numId w:val="1"/>
        </w:numPr>
        <w:spacing w:after="60" w:line="276" w:lineRule="auto"/>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Évaluation et clôture avec rapport soumis au CG, COSC et AG.</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184">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57 : </w:t>
      </w:r>
      <w:r w:rsidDel="00000000" w:rsidR="00000000" w:rsidRPr="00000000">
        <w:rPr>
          <w:rFonts w:ascii="Arial Narrow" w:cs="Arial Narrow" w:eastAsia="Arial Narrow" w:hAnsi="Arial Narrow"/>
          <w:b w:val="1"/>
          <w:bCs w:val="1"/>
          <w:sz w:val="24"/>
          <w:szCs w:val="24"/>
          <w:rtl w:val="0"/>
        </w:rPr>
        <w:t xml:space="preserve">Passation des marchés</w:t>
      </w:r>
      <w:r w:rsidDel="00000000" w:rsidR="00000000" w:rsidRPr="00000000">
        <w:rPr>
          <w:rtl w:val="0"/>
        </w:rPr>
      </w:r>
    </w:p>
    <w:p w:rsidR="00000000" w:rsidDel="00000000" w:rsidP="00000000" w:rsidRDefault="00000000" w:rsidRPr="00000000" w14:paraId="00000185">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Pour tout marché supérieur à 50</w:t>
      </w:r>
      <w:r w:rsidDel="00000000" w:rsidR="00000000" w:rsidRPr="00000000">
        <w:rPr>
          <w:rFonts w:ascii="Arial" w:cs="Arial" w:eastAsia="Arial" w:hAnsi="Arial"/>
          <w:sz w:val="24"/>
          <w:szCs w:val="24"/>
          <w:rtl w:val="0"/>
        </w:rPr>
        <w:t xml:space="preserve"> </w:t>
      </w:r>
      <w:r w:rsidDel="00000000" w:rsidR="00000000" w:rsidRPr="00000000">
        <w:rPr>
          <w:rFonts w:ascii="Arial Narrow" w:cs="Arial Narrow" w:eastAsia="Arial Narrow" w:hAnsi="Arial Narrow"/>
          <w:sz w:val="24"/>
          <w:szCs w:val="24"/>
          <w:rtl w:val="0"/>
        </w:rPr>
        <w:t xml:space="preserve">000 MRU, au moins trois (3) devis sont requis. Le choix est motivé dans un PV de dépouillement signé par le CG. Le COSC reçoit copie de tout PV de marché.</w:t>
      </w:r>
    </w:p>
    <w:p w:rsidR="00000000" w:rsidDel="00000000" w:rsidP="00000000" w:rsidRDefault="00000000" w:rsidRPr="00000000" w14:paraId="00000186">
      <w:pPr>
        <w:pBdr>
          <w:left w:color="c9982a" w:space="3" w:sz="10" w:val="single"/>
        </w:pBdr>
        <w:shd w:fill="fdf6e3" w:val="clear"/>
        <w:spacing w:after="50" w:lineRule="auto"/>
        <w:ind w:left="200" w:right="200" w:firstLine="0"/>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87">
      <w:pPr>
        <w:shd w:fill="1a6b3c" w:val="clear"/>
        <w:spacing w:after="8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ffffff"/>
          <w:sz w:val="24"/>
          <w:szCs w:val="24"/>
          <w:rtl w:val="0"/>
        </w:rPr>
        <w:t xml:space="preserve">TITRE VIII — COMMUNICATION ET ARCHIVES</w:t>
      </w:r>
      <w:r w:rsidDel="00000000" w:rsidR="00000000" w:rsidRPr="00000000">
        <w:rPr>
          <w:rtl w:val="0"/>
        </w:rPr>
      </w:r>
    </w:p>
    <w:p w:rsidR="00000000" w:rsidDel="00000000" w:rsidP="00000000" w:rsidRDefault="00000000" w:rsidRPr="00000000" w14:paraId="00000188">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58 : </w:t>
      </w:r>
      <w:r w:rsidDel="00000000" w:rsidR="00000000" w:rsidRPr="00000000">
        <w:rPr>
          <w:rFonts w:ascii="Arial Narrow" w:cs="Arial Narrow" w:eastAsia="Arial Narrow" w:hAnsi="Arial Narrow"/>
          <w:b w:val="1"/>
          <w:bCs w:val="1"/>
          <w:sz w:val="24"/>
          <w:szCs w:val="24"/>
          <w:rtl w:val="0"/>
        </w:rPr>
        <w:t xml:space="preserve">Outils de communication officiels</w:t>
      </w:r>
      <w:r w:rsidDel="00000000" w:rsidR="00000000" w:rsidRPr="00000000">
        <w:rPr>
          <w:rtl w:val="0"/>
        </w:rPr>
      </w:r>
    </w:p>
    <w:p w:rsidR="00000000" w:rsidDel="00000000" w:rsidP="00000000" w:rsidRDefault="00000000" w:rsidRPr="00000000" w14:paraId="000001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Site internet ou page web officielle, administrée par le Secrétaire Général Adjoint ;</w:t>
      </w:r>
    </w:p>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Groupe WhatsApp officiel, modéré par le Secrétaire Général ;</w:t>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Adresse électronique officielle pour les correspondances formelles ;</w:t>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Canaux dédiés par </w:t>
      </w:r>
      <w:sdt>
        <w:sdtPr>
          <w:id w:val="354460058"/>
          <w:tag w:val="goog_rdk_66"/>
        </w:sdtPr>
        <w:sdtContent>
          <w:commentRangeStart w:id="20"/>
        </w:sdtContent>
      </w:sdt>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zo</w:t>
      </w:r>
      <w:r w:rsidDel="00000000" w:rsidR="00000000" w:rsidRPr="00000000">
        <w:rPr>
          <w:rFonts w:ascii="Arial Narrow" w:cs="Arial Narrow" w:eastAsia="Arial Narrow" w:hAnsi="Arial Narrow"/>
          <w:sz w:val="24"/>
          <w:szCs w:val="24"/>
          <w:rtl w:val="0"/>
        </w:rPr>
        <w:t xml:space="preserve">ne</w:t>
      </w: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 </w:t>
      </w:r>
      <w:commentRangeEnd w:id="20"/>
      <w:r w:rsidDel="00000000" w:rsidR="00000000" w:rsidRPr="00000000">
        <w:commentReference w:id="20"/>
      </w: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géographique et par commission.</w:t>
      </w:r>
    </w:p>
    <w:p w:rsidR="00000000" w:rsidDel="00000000" w:rsidP="00000000" w:rsidRDefault="00000000" w:rsidRPr="00000000" w14:paraId="0000018D">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Seuls les membres du CG ou les personnes mandatées peuvent s’exprimer au nom de l’Organisation.</w:t>
      </w:r>
    </w:p>
    <w:p w:rsidR="00000000" w:rsidDel="00000000" w:rsidP="00000000" w:rsidRDefault="00000000" w:rsidRPr="00000000" w14:paraId="0000018E">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59 : </w:t>
      </w:r>
      <w:r w:rsidDel="00000000" w:rsidR="00000000" w:rsidRPr="00000000">
        <w:rPr>
          <w:rFonts w:ascii="Arial Narrow" w:cs="Arial Narrow" w:eastAsia="Arial Narrow" w:hAnsi="Arial Narrow"/>
          <w:b w:val="1"/>
          <w:bCs w:val="1"/>
          <w:sz w:val="24"/>
          <w:szCs w:val="24"/>
          <w:rtl w:val="0"/>
        </w:rPr>
        <w:t xml:space="preserve">Archives</w:t>
      </w:r>
      <w:r w:rsidDel="00000000" w:rsidR="00000000" w:rsidRPr="00000000">
        <w:rPr>
          <w:rtl w:val="0"/>
        </w:rPr>
      </w:r>
    </w:p>
    <w:p w:rsidR="00000000" w:rsidDel="00000000" w:rsidP="00000000" w:rsidRDefault="00000000" w:rsidRPr="00000000" w14:paraId="0000018F">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 Secrétaire Général conserve les archives en double exemplaire (physique et numérique) : statuts, règlement intérieur, PV de toutes réunions, rapports, contrats et correspondances, dossiers de candidature. Durée : illimitée pour les documents fondateurs, dix (10) ans pour les documents opérationnels.</w:t>
      </w:r>
    </w:p>
    <w:p w:rsidR="00000000" w:rsidDel="00000000" w:rsidP="00000000" w:rsidRDefault="00000000" w:rsidRPr="00000000" w14:paraId="00000190">
      <w:pPr>
        <w:shd w:fill="1a6b3c" w:val="clear"/>
        <w:spacing w:after="8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ffffff"/>
          <w:sz w:val="24"/>
          <w:szCs w:val="24"/>
          <w:rtl w:val="0"/>
        </w:rPr>
        <w:t xml:space="preserve">TITRE IX — DISCIPLINE ET RÈGLEMENT DES CONFLITS</w:t>
      </w:r>
      <w:r w:rsidDel="00000000" w:rsidR="00000000" w:rsidRPr="00000000">
        <w:rPr>
          <w:rtl w:val="0"/>
        </w:rPr>
      </w:r>
    </w:p>
    <w:p w:rsidR="00000000" w:rsidDel="00000000" w:rsidP="00000000" w:rsidRDefault="00000000" w:rsidRPr="00000000" w14:paraId="00000191">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60 : </w:t>
      </w:r>
      <w:r w:rsidDel="00000000" w:rsidR="00000000" w:rsidRPr="00000000">
        <w:rPr>
          <w:rFonts w:ascii="Arial Narrow" w:cs="Arial Narrow" w:eastAsia="Arial Narrow" w:hAnsi="Arial Narrow"/>
          <w:b w:val="1"/>
          <w:bCs w:val="1"/>
          <w:sz w:val="24"/>
          <w:szCs w:val="24"/>
          <w:rtl w:val="0"/>
        </w:rPr>
        <w:t xml:space="preserve">Échelle des sanctions</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Avertissement écrit : premier manquement mineur, prononcé par le Secrétaire Général ;</w:t>
      </w:r>
    </w:p>
    <w:p w:rsidR="00000000" w:rsidDel="00000000" w:rsidP="00000000" w:rsidRDefault="00000000" w:rsidRPr="00000000" w14:paraId="000001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Blâme : manquement répété ou modérément grave, prononcé par le CG ;</w:t>
      </w:r>
    </w:p>
    <w:p w:rsidR="00000000" w:rsidDel="00000000" w:rsidP="00000000" w:rsidRDefault="00000000" w:rsidRPr="00000000" w14:paraId="000001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Suspension temporaire (1 à 6 mois) : décidée par le CG ;</w:t>
      </w:r>
    </w:p>
    <w:p w:rsidR="00000000" w:rsidDel="00000000" w:rsidP="00000000" w:rsidRDefault="00000000" w:rsidRPr="00000000" w14:paraId="000001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Exclusion définitive : décidée par le CG et ratifiée par l’AG aux 2/3.</w:t>
      </w:r>
    </w:p>
    <w:p w:rsidR="00000000" w:rsidDel="00000000" w:rsidP="00000000" w:rsidRDefault="00000000" w:rsidRPr="00000000" w14:paraId="00000196">
      <w:pPr>
        <w:pBdr>
          <w:left w:color="c9982a" w:space="3" w:sz="10" w:val="single"/>
        </w:pBdr>
        <w:shd w:fill="fdf6e3" w:val="clear"/>
        <w:spacing w:after="50" w:lineRule="auto"/>
        <w:ind w:left="200" w:right="200" w:firstLine="0"/>
        <w:rPr>
          <w:rFonts w:ascii="Arial Narrow" w:cs="Arial Narrow" w:eastAsia="Arial Narrow" w:hAnsi="Arial Narrow"/>
          <w:sz w:val="24"/>
          <w:szCs w:val="24"/>
        </w:rPr>
      </w:pPr>
      <w:r w:rsidDel="00000000" w:rsidR="00000000" w:rsidRPr="00000000">
        <w:rPr>
          <w:rFonts w:ascii="Cambria Math" w:cs="Cambria Math" w:eastAsia="Cambria Math" w:hAnsi="Cambria Math"/>
          <w:i w:val="1"/>
          <w:iCs w:val="1"/>
          <w:color w:val="8b6914"/>
          <w:sz w:val="24"/>
          <w:szCs w:val="24"/>
          <w:rtl w:val="0"/>
        </w:rPr>
        <w:t xml:space="preserve">▸</w:t>
      </w:r>
      <w:r w:rsidDel="00000000" w:rsidR="00000000" w:rsidRPr="00000000">
        <w:rPr>
          <w:rFonts w:ascii="Arial Narrow" w:cs="Arial Narrow" w:eastAsia="Arial Narrow" w:hAnsi="Arial Narrow"/>
          <w:i w:val="1"/>
          <w:iCs w:val="1"/>
          <w:color w:val="8b6914"/>
          <w:sz w:val="24"/>
          <w:szCs w:val="24"/>
          <w:rtl w:val="0"/>
        </w:rPr>
        <w:t xml:space="preserve"> Sanction complémentaire (Yellitaare Art. 51–53) : l’AG peut prononcer une mise à l’écart communautaire, après épuisement des recours. Tout rétablissement requiert une lettre d’excuse et la décision du COSC.</w:t>
      </w:r>
      <w:r w:rsidDel="00000000" w:rsidR="00000000" w:rsidRPr="00000000">
        <w:rPr>
          <w:rtl w:val="0"/>
        </w:rPr>
      </w:r>
    </w:p>
    <w:p w:rsidR="00000000" w:rsidDel="00000000" w:rsidP="00000000" w:rsidRDefault="00000000" w:rsidRPr="00000000" w14:paraId="00000197">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61 : </w:t>
      </w:r>
      <w:r w:rsidDel="00000000" w:rsidR="00000000" w:rsidRPr="00000000">
        <w:rPr>
          <w:rFonts w:ascii="Arial Narrow" w:cs="Arial Narrow" w:eastAsia="Arial Narrow" w:hAnsi="Arial Narrow"/>
          <w:b w:val="1"/>
          <w:bCs w:val="1"/>
          <w:sz w:val="24"/>
          <w:szCs w:val="24"/>
          <w:rtl w:val="0"/>
        </w:rPr>
        <w:t xml:space="preserve">Procédure disciplinaire</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Constat et documentation du manquement par le SG ou le COSC ;</w:t>
      </w:r>
    </w:p>
    <w:p w:rsidR="00000000" w:rsidDel="00000000" w:rsidP="00000000" w:rsidRDefault="00000000" w:rsidRPr="00000000" w14:paraId="000001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Notification écrite avec la sanction envisagée ;</w:t>
      </w:r>
    </w:p>
    <w:p w:rsidR="00000000" w:rsidDel="00000000" w:rsidP="00000000" w:rsidRDefault="00000000" w:rsidRPr="00000000" w14:paraId="000001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Délai de réponse de quinze (15) jours ;</w:t>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Audition si demandée, en présence du Président du CG et d’un représentant du COSC ;</w:t>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Décision du CG notifiée sous sept (7) jours ;</w:t>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 w:before="0" w:line="260" w:lineRule="auto"/>
        <w:ind w:left="580" w:right="0" w:hanging="280"/>
        <w:jc w:val="left"/>
        <w:rPr>
          <w:rFonts w:ascii="Arial Narrow" w:cs="Arial Narrow" w:eastAsia="Arial Narrow" w:hAnsi="Arial Narrow"/>
          <w:b w:val="0"/>
          <w:bCs w:val="0"/>
          <w:i w:val="0"/>
          <w:iCs w:val="0"/>
          <w:smallCaps w:val="0"/>
          <w:strike w:val="0"/>
          <w:color w:val="2e2e2e"/>
          <w:sz w:val="24"/>
          <w:szCs w:val="24"/>
          <w:u w:val="none"/>
          <w:shd w:fill="auto" w:val="clear"/>
          <w:vertAlign w:val="baseline"/>
        </w:rPr>
      </w:pPr>
      <w:r w:rsidDel="00000000" w:rsidR="00000000" w:rsidRPr="00000000">
        <w:rPr>
          <w:rFonts w:ascii="Arial Narrow" w:cs="Arial Narrow" w:eastAsia="Arial Narrow" w:hAnsi="Arial Narrow"/>
          <w:b w:val="0"/>
          <w:bCs w:val="0"/>
          <w:i w:val="0"/>
          <w:iCs w:val="0"/>
          <w:smallCaps w:val="0"/>
          <w:strike w:val="0"/>
          <w:color w:val="2e2e2e"/>
          <w:sz w:val="24"/>
          <w:szCs w:val="24"/>
          <w:u w:val="none"/>
          <w:shd w:fill="auto" w:val="clear"/>
          <w:vertAlign w:val="baseline"/>
          <w:rtl w:val="0"/>
        </w:rPr>
        <w:t xml:space="preserve">Recours devant l’AG sous trente (30) jours.</w:t>
      </w:r>
    </w:p>
    <w:p w:rsidR="00000000" w:rsidDel="00000000" w:rsidP="00000000" w:rsidRDefault="00000000" w:rsidRPr="00000000" w14:paraId="0000019E">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62 : </w:t>
      </w:r>
      <w:r w:rsidDel="00000000" w:rsidR="00000000" w:rsidRPr="00000000">
        <w:rPr>
          <w:rFonts w:ascii="Arial Narrow" w:cs="Arial Narrow" w:eastAsia="Arial Narrow" w:hAnsi="Arial Narrow"/>
          <w:b w:val="1"/>
          <w:bCs w:val="1"/>
          <w:sz w:val="24"/>
          <w:szCs w:val="24"/>
          <w:rtl w:val="0"/>
        </w:rPr>
        <w:t xml:space="preserve">Médiation interne</w:t>
      </w:r>
      <w:r w:rsidDel="00000000" w:rsidR="00000000" w:rsidRPr="00000000">
        <w:rPr>
          <w:rtl w:val="0"/>
        </w:rPr>
      </w:r>
    </w:p>
    <w:p w:rsidR="00000000" w:rsidDel="00000000" w:rsidP="00000000" w:rsidRDefault="00000000" w:rsidRPr="00000000" w14:paraId="0000019F">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Tout différend est d’abord soumis à la médiation du COSC. La médiation débute sous huit (8) jours. Les conclusions sont rendues sous trente (30) jours et valent recommandation, sauf accord des parties pour leur donner force exécutoire. Si la médiation échoue, l’AG est saisie pour arbitrage.</w:t>
      </w:r>
    </w:p>
    <w:p w:rsidR="00000000" w:rsidDel="00000000" w:rsidP="00000000" w:rsidRDefault="00000000" w:rsidRPr="00000000" w14:paraId="000001A0">
      <w:pPr>
        <w:shd w:fill="1a6b3c" w:val="clear"/>
        <w:spacing w:after="8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ffffff"/>
          <w:sz w:val="24"/>
          <w:szCs w:val="24"/>
          <w:rtl w:val="0"/>
        </w:rPr>
        <w:t xml:space="preserve">TITRE X — DISSOLUTION</w:t>
      </w:r>
      <w:r w:rsidDel="00000000" w:rsidR="00000000" w:rsidRPr="00000000">
        <w:rPr>
          <w:rtl w:val="0"/>
        </w:rPr>
      </w:r>
    </w:p>
    <w:p w:rsidR="00000000" w:rsidDel="00000000" w:rsidP="00000000" w:rsidRDefault="00000000" w:rsidRPr="00000000" w14:paraId="000001A1">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63 : </w:t>
      </w:r>
      <w:r w:rsidDel="00000000" w:rsidR="00000000" w:rsidRPr="00000000">
        <w:rPr>
          <w:rFonts w:ascii="Arial Narrow" w:cs="Arial Narrow" w:eastAsia="Arial Narrow" w:hAnsi="Arial Narrow"/>
          <w:b w:val="1"/>
          <w:bCs w:val="1"/>
          <w:sz w:val="24"/>
          <w:szCs w:val="24"/>
          <w:rtl w:val="0"/>
        </w:rPr>
        <w:t xml:space="preserve">Médiation avant dissolution</w:t>
      </w:r>
      <w:r w:rsidDel="00000000" w:rsidR="00000000" w:rsidRPr="00000000">
        <w:rPr>
          <w:rtl w:val="0"/>
        </w:rPr>
      </w:r>
    </w:p>
    <w:p w:rsidR="00000000" w:rsidDel="00000000" w:rsidP="00000000" w:rsidRDefault="00000000" w:rsidRPr="00000000" w14:paraId="000001A2">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cas de litige grave menaçant la survie de Yellitaare Thidé, le COSC est compétent en premier ressort pour rechercher des solutions et proposer une voie de sortie de crise à l’AG.</w:t>
      </w:r>
    </w:p>
    <w:p w:rsidR="00000000" w:rsidDel="00000000" w:rsidP="00000000" w:rsidRDefault="00000000" w:rsidRPr="00000000" w14:paraId="000001A3">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64 : </w:t>
      </w:r>
      <w:r w:rsidDel="00000000" w:rsidR="00000000" w:rsidRPr="00000000">
        <w:rPr>
          <w:rFonts w:ascii="Arial Narrow" w:cs="Arial Narrow" w:eastAsia="Arial Narrow" w:hAnsi="Arial Narrow"/>
          <w:b w:val="1"/>
          <w:bCs w:val="1"/>
          <w:sz w:val="24"/>
          <w:szCs w:val="24"/>
          <w:rtl w:val="0"/>
        </w:rPr>
        <w:t xml:space="preserve">Conditions de dissolution</w:t>
      </w:r>
      <w:r w:rsidDel="00000000" w:rsidR="00000000" w:rsidRPr="00000000">
        <w:rPr>
          <w:rtl w:val="0"/>
        </w:rPr>
      </w:r>
    </w:p>
    <w:p w:rsidR="00000000" w:rsidDel="00000000" w:rsidP="00000000" w:rsidRDefault="00000000" w:rsidRPr="00000000" w14:paraId="000001A4">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Seule une AG extraordinaire regroupant au moins les 2/3 des représentants peut dissoudre Yellitaare Thidé, à la majorité des trois quarts (3/4) des membres représentants. La dissolution ne peut être inscrite à l’ordre du jour qu’après épuisement de la procédure de médiation.</w:t>
      </w:r>
    </w:p>
    <w:p w:rsidR="00000000" w:rsidDel="00000000" w:rsidP="00000000" w:rsidRDefault="00000000" w:rsidRPr="00000000" w14:paraId="000001A5">
      <w:pPr>
        <w:pBdr>
          <w:left w:color="c9982a" w:space="3" w:sz="10" w:val="single"/>
        </w:pBdr>
        <w:shd w:fill="fdf6e3" w:val="clear"/>
        <w:spacing w:after="50" w:lineRule="auto"/>
        <w:ind w:left="200" w:right="200" w:firstLine="0"/>
        <w:rPr>
          <w:rFonts w:ascii="Arial Narrow" w:cs="Arial Narrow" w:eastAsia="Arial Narrow" w:hAnsi="Arial Narrow"/>
          <w:sz w:val="24"/>
          <w:szCs w:val="24"/>
        </w:rPr>
      </w:pPr>
      <w:r w:rsidDel="00000000" w:rsidR="00000000" w:rsidRPr="00000000">
        <w:rPr>
          <w:rFonts w:ascii="Cambria Math" w:cs="Cambria Math" w:eastAsia="Cambria Math" w:hAnsi="Cambria Math"/>
          <w:i w:val="1"/>
          <w:iCs w:val="1"/>
          <w:color w:val="8b6914"/>
          <w:sz w:val="24"/>
          <w:szCs w:val="24"/>
          <w:rtl w:val="0"/>
        </w:rPr>
        <w:t xml:space="preserve">▸</w:t>
      </w:r>
      <w:r w:rsidDel="00000000" w:rsidR="00000000" w:rsidRPr="00000000">
        <w:rPr>
          <w:rFonts w:ascii="Arial Narrow" w:cs="Arial Narrow" w:eastAsia="Arial Narrow" w:hAnsi="Arial Narrow"/>
          <w:i w:val="1"/>
          <w:iCs w:val="1"/>
          <w:color w:val="8b6914"/>
          <w:sz w:val="24"/>
          <w:szCs w:val="24"/>
          <w:rtl w:val="0"/>
        </w:rPr>
        <w:t xml:space="preserve"> Conforme à l’Article 40 des Statuts : majorité des 3/4 requise.</w:t>
      </w:r>
      <w:r w:rsidDel="00000000" w:rsidR="00000000" w:rsidRPr="00000000">
        <w:rPr>
          <w:rtl w:val="0"/>
        </w:rPr>
      </w:r>
    </w:p>
    <w:p w:rsidR="00000000" w:rsidDel="00000000" w:rsidP="00000000" w:rsidRDefault="00000000" w:rsidRPr="00000000" w14:paraId="000001A6">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65 : </w:t>
      </w:r>
      <w:r w:rsidDel="00000000" w:rsidR="00000000" w:rsidRPr="00000000">
        <w:rPr>
          <w:rFonts w:ascii="Arial Narrow" w:cs="Arial Narrow" w:eastAsia="Arial Narrow" w:hAnsi="Arial Narrow"/>
          <w:b w:val="1"/>
          <w:bCs w:val="1"/>
          <w:sz w:val="24"/>
          <w:szCs w:val="24"/>
          <w:rtl w:val="0"/>
        </w:rPr>
        <w:t xml:space="preserve">Dévolution des biens</w:t>
      </w:r>
      <w:r w:rsidDel="00000000" w:rsidR="00000000" w:rsidRPr="00000000">
        <w:rPr>
          <w:rtl w:val="0"/>
        </w:rPr>
      </w:r>
    </w:p>
    <w:p w:rsidR="00000000" w:rsidDel="00000000" w:rsidP="00000000" w:rsidRDefault="00000000" w:rsidRPr="00000000" w14:paraId="000001A7">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cas de dissolution, l’AG désigne une commission de liquidation de trois (3) à cinq (5) membres. Les biens et fonds résiduels, après apurement des dettes, sont affectés à une œuvre communautaire au bénéfice du village de Thidé, déterminée par l’AG de dissolution.</w:t>
      </w:r>
    </w:p>
    <w:p w:rsidR="00000000" w:rsidDel="00000000" w:rsidP="00000000" w:rsidRDefault="00000000" w:rsidRPr="00000000" w14:paraId="000001A8">
      <w:pPr>
        <w:pBdr>
          <w:left w:color="c9982a" w:space="3" w:sz="10" w:val="single"/>
        </w:pBdr>
        <w:shd w:fill="fdf6e3" w:val="clear"/>
        <w:spacing w:after="50" w:lineRule="auto"/>
        <w:ind w:left="200" w:right="200" w:firstLine="0"/>
        <w:rPr>
          <w:rFonts w:ascii="Arial Narrow" w:cs="Arial Narrow" w:eastAsia="Arial Narrow" w:hAnsi="Arial Narrow"/>
          <w:sz w:val="24"/>
          <w:szCs w:val="24"/>
        </w:rPr>
      </w:pPr>
      <w:r w:rsidDel="00000000" w:rsidR="00000000" w:rsidRPr="00000000">
        <w:rPr>
          <w:rFonts w:ascii="Cambria Math" w:cs="Cambria Math" w:eastAsia="Cambria Math" w:hAnsi="Cambria Math"/>
          <w:i w:val="1"/>
          <w:iCs w:val="1"/>
          <w:color w:val="8b6914"/>
          <w:sz w:val="24"/>
          <w:szCs w:val="24"/>
          <w:rtl w:val="0"/>
        </w:rPr>
        <w:t xml:space="preserve">▸</w:t>
      </w:r>
      <w:r w:rsidDel="00000000" w:rsidR="00000000" w:rsidRPr="00000000">
        <w:rPr>
          <w:rFonts w:ascii="Arial Narrow" w:cs="Arial Narrow" w:eastAsia="Arial Narrow" w:hAnsi="Arial Narrow"/>
          <w:i w:val="1"/>
          <w:iCs w:val="1"/>
          <w:color w:val="8b6914"/>
          <w:sz w:val="24"/>
          <w:szCs w:val="24"/>
          <w:rtl w:val="0"/>
        </w:rPr>
        <w:t xml:space="preserve"> Conforme à l’Article 40 des Statuts.</w:t>
      </w:r>
      <w:r w:rsidDel="00000000" w:rsidR="00000000" w:rsidRPr="00000000">
        <w:rPr>
          <w:rtl w:val="0"/>
        </w:rPr>
      </w:r>
    </w:p>
    <w:p w:rsidR="00000000" w:rsidDel="00000000" w:rsidP="00000000" w:rsidRDefault="00000000" w:rsidRPr="00000000" w14:paraId="000001A9">
      <w:pPr>
        <w:shd w:fill="1a6b3c" w:val="clear"/>
        <w:spacing w:after="8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ffffff"/>
          <w:sz w:val="24"/>
          <w:szCs w:val="24"/>
          <w:rtl w:val="0"/>
        </w:rPr>
        <w:t xml:space="preserve">TITRE XI — DISPOSITIONS DIVERSES ET FINALES</w:t>
      </w:r>
      <w:r w:rsidDel="00000000" w:rsidR="00000000" w:rsidRPr="00000000">
        <w:rPr>
          <w:rtl w:val="0"/>
        </w:rPr>
      </w:r>
    </w:p>
    <w:p w:rsidR="00000000" w:rsidDel="00000000" w:rsidP="00000000" w:rsidRDefault="00000000" w:rsidRPr="00000000" w14:paraId="000001AA">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66 : </w:t>
      </w:r>
      <w:r w:rsidDel="00000000" w:rsidR="00000000" w:rsidRPr="00000000">
        <w:rPr>
          <w:rFonts w:ascii="Arial Narrow" w:cs="Arial Narrow" w:eastAsia="Arial Narrow" w:hAnsi="Arial Narrow"/>
          <w:b w:val="1"/>
          <w:bCs w:val="1"/>
          <w:sz w:val="24"/>
          <w:szCs w:val="24"/>
          <w:rtl w:val="0"/>
        </w:rPr>
        <w:t xml:space="preserve">Révision du Règlement</w:t>
      </w:r>
      <w:r w:rsidDel="00000000" w:rsidR="00000000" w:rsidRPr="00000000">
        <w:rPr>
          <w:rtl w:val="0"/>
        </w:rPr>
      </w:r>
    </w:p>
    <w:p w:rsidR="00000000" w:rsidDel="00000000" w:rsidP="00000000" w:rsidRDefault="00000000" w:rsidRPr="00000000" w14:paraId="000001AB">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 présent Règlement peut être révisé par décision du CG soumise à l’approbation de l’AG</w:t>
      </w:r>
      <w:r w:rsidDel="00000000" w:rsidR="00000000" w:rsidRPr="00000000">
        <w:rPr>
          <w:rtl w:val="0"/>
        </w:rPr>
        <w:t xml:space="preserve"> </w:t>
      </w:r>
      <w:r w:rsidDel="00000000" w:rsidR="00000000" w:rsidRPr="00000000">
        <w:rPr>
          <w:rFonts w:ascii="Arial Narrow" w:cs="Arial Narrow" w:eastAsia="Arial Narrow" w:hAnsi="Arial Narrow"/>
          <w:sz w:val="24"/>
          <w:szCs w:val="24"/>
          <w:rtl w:val="0"/>
        </w:rPr>
        <w:t xml:space="preserve">et du Comité d’Orientation Stratégique et du Contrôle à la majorité simple. Tout projet est communiqué aux membres quinze (15) jours avant la session. Modification des Statuts : AG extraordinaire, majorité des 2/3 (Art. 39 Statuts).</w:t>
      </w:r>
    </w:p>
    <w:p w:rsidR="00000000" w:rsidDel="00000000" w:rsidP="00000000" w:rsidRDefault="00000000" w:rsidRPr="00000000" w14:paraId="000001AC">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67 : </w:t>
      </w:r>
      <w:r w:rsidDel="00000000" w:rsidR="00000000" w:rsidRPr="00000000">
        <w:rPr>
          <w:rFonts w:ascii="Arial Narrow" w:cs="Arial Narrow" w:eastAsia="Arial Narrow" w:hAnsi="Arial Narrow"/>
          <w:b w:val="1"/>
          <w:bCs w:val="1"/>
          <w:sz w:val="24"/>
          <w:szCs w:val="24"/>
          <w:rtl w:val="0"/>
        </w:rPr>
        <w:t xml:space="preserve">Interprétation</w:t>
      </w:r>
      <w:r w:rsidDel="00000000" w:rsidR="00000000" w:rsidRPr="00000000">
        <w:rPr>
          <w:rtl w:val="0"/>
        </w:rPr>
      </w:r>
    </w:p>
    <w:p w:rsidR="00000000" w:rsidDel="00000000" w:rsidP="00000000" w:rsidRDefault="00000000" w:rsidRPr="00000000" w14:paraId="000001AD">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 cas de difficulté d’interprétation, le COSC rend un avis motivé sous quinze (15) jours. Cet avis est transmis au CG et communiqué à tous les membres.</w:t>
      </w:r>
    </w:p>
    <w:p w:rsidR="00000000" w:rsidDel="00000000" w:rsidP="00000000" w:rsidRDefault="00000000" w:rsidRPr="00000000" w14:paraId="000001AE">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68 : </w:t>
      </w:r>
      <w:r w:rsidDel="00000000" w:rsidR="00000000" w:rsidRPr="00000000">
        <w:rPr>
          <w:rFonts w:ascii="Arial Narrow" w:cs="Arial Narrow" w:eastAsia="Arial Narrow" w:hAnsi="Arial Narrow"/>
          <w:b w:val="1"/>
          <w:bCs w:val="1"/>
          <w:sz w:val="24"/>
          <w:szCs w:val="24"/>
          <w:rtl w:val="0"/>
        </w:rPr>
        <w:t xml:space="preserve">Dispositions transitoires</w:t>
      </w:r>
      <w:r w:rsidDel="00000000" w:rsidR="00000000" w:rsidRPr="00000000">
        <w:rPr>
          <w:rtl w:val="0"/>
        </w:rPr>
      </w:r>
    </w:p>
    <w:p w:rsidR="00000000" w:rsidDel="00000000" w:rsidP="00000000" w:rsidRDefault="00000000" w:rsidRPr="00000000" w14:paraId="000001AF">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Lors de la première année de fonctionnement, les délais et seuils peuvent être adaptés par le CG avec l’accord du COSC pour tenir compte du démarrage. Ces adaptations sont portées à la connaissance de l’AG lors de la première session ordinaire.</w:t>
      </w:r>
    </w:p>
    <w:p w:rsidR="00000000" w:rsidDel="00000000" w:rsidP="00000000" w:rsidRDefault="00000000" w:rsidRPr="00000000" w14:paraId="000001B0">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69 : </w:t>
      </w:r>
      <w:r w:rsidDel="00000000" w:rsidR="00000000" w:rsidRPr="00000000">
        <w:rPr>
          <w:rFonts w:ascii="Arial Narrow" w:cs="Arial Narrow" w:eastAsia="Arial Narrow" w:hAnsi="Arial Narrow"/>
          <w:b w:val="1"/>
          <w:bCs w:val="1"/>
          <w:sz w:val="24"/>
          <w:szCs w:val="24"/>
          <w:rtl w:val="0"/>
        </w:rPr>
        <w:t xml:space="preserve">Cas non prévus</w:t>
      </w:r>
      <w:r w:rsidDel="00000000" w:rsidR="00000000" w:rsidRPr="00000000">
        <w:rPr>
          <w:rtl w:val="0"/>
        </w:rPr>
      </w:r>
    </w:p>
    <w:p w:rsidR="00000000" w:rsidDel="00000000" w:rsidP="00000000" w:rsidRDefault="00000000" w:rsidRPr="00000000" w14:paraId="000001B1">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Les cas non prévus par le présent Règlement sont soumis à l’examen du COSC et à l’approbation de l’AG. Les Statuts prévalent en toute circonstance.</w:t>
      </w:r>
    </w:p>
    <w:p w:rsidR="00000000" w:rsidDel="00000000" w:rsidP="00000000" w:rsidRDefault="00000000" w:rsidRPr="00000000" w14:paraId="000001B2">
      <w:pPr>
        <w:spacing w:after="50"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Article 70 : </w:t>
      </w:r>
      <w:r w:rsidDel="00000000" w:rsidR="00000000" w:rsidRPr="00000000">
        <w:rPr>
          <w:rFonts w:ascii="Arial Narrow" w:cs="Arial Narrow" w:eastAsia="Arial Narrow" w:hAnsi="Arial Narrow"/>
          <w:b w:val="1"/>
          <w:bCs w:val="1"/>
          <w:sz w:val="24"/>
          <w:szCs w:val="24"/>
          <w:rtl w:val="0"/>
        </w:rPr>
        <w:t xml:space="preserve">Entrée en vigueur</w:t>
      </w:r>
      <w:r w:rsidDel="00000000" w:rsidR="00000000" w:rsidRPr="00000000">
        <w:rPr>
          <w:rtl w:val="0"/>
        </w:rPr>
      </w:r>
    </w:p>
    <w:p w:rsidR="00000000" w:rsidDel="00000000" w:rsidP="00000000" w:rsidRDefault="00000000" w:rsidRPr="00000000" w14:paraId="000001B3">
      <w:pPr>
        <w:spacing w:after="60" w:line="276" w:lineRule="auto"/>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Le présent Règlement Intérieur entre en vigueur à compter de son adoption par l’Assemblée Générale de Yellitaare Thidé. Il abroge toute disposition antérieure de même nature.</w:t>
      </w:r>
    </w:p>
    <w:p w:rsidR="00000000" w:rsidDel="00000000" w:rsidP="00000000" w:rsidRDefault="00000000" w:rsidRPr="00000000" w14:paraId="000001B4">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B5">
      <w:pPr>
        <w:pBdr>
          <w:bottom w:color="c9982a" w:space="1" w:sz="8" w:val="single"/>
        </w:pBdr>
        <w:spacing w:after="100" w:lineRule="auto"/>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B6">
      <w:pPr>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1B7">
      <w:pPr>
        <w:spacing w:after="8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Adopté par l’Assemblée Générale de Yellitaare Thidé</w:t>
      </w:r>
      <w:r w:rsidDel="00000000" w:rsidR="00000000" w:rsidRPr="00000000">
        <w:rPr>
          <w:rtl w:val="0"/>
        </w:rPr>
      </w:r>
    </w:p>
    <w:p w:rsidR="00000000" w:rsidDel="00000000" w:rsidP="00000000" w:rsidRDefault="00000000" w:rsidRPr="00000000" w14:paraId="000001B8">
      <w:pPr>
        <w:spacing w:after="8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Tenu à Thidé, le  _____ / _____ / 2026</w:t>
      </w:r>
    </w:p>
    <w:p w:rsidR="00000000" w:rsidDel="00000000" w:rsidP="00000000" w:rsidRDefault="00000000" w:rsidRPr="00000000" w14:paraId="000001B9">
      <w:pPr>
        <w:rPr>
          <w:rFonts w:ascii="Arial Narrow" w:cs="Arial Narrow" w:eastAsia="Arial Narrow" w:hAnsi="Arial Narrow"/>
          <w:sz w:val="24"/>
          <w:szCs w:val="24"/>
        </w:rPr>
      </w:pPr>
      <w:r w:rsidDel="00000000" w:rsidR="00000000" w:rsidRPr="00000000">
        <w:rPr>
          <w:rtl w:val="0"/>
        </w:rPr>
      </w:r>
    </w:p>
    <w:tbl>
      <w:tblPr>
        <w:tblStyle w:val="Table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44"/>
        <w:gridCol w:w="4596"/>
        <w:tblGridChange w:id="0">
          <w:tblGrid>
            <w:gridCol w:w="4044"/>
            <w:gridCol w:w="459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100.0" w:type="dxa"/>
              <w:left w:w="200.0" w:type="dxa"/>
              <w:bottom w:w="200.0" w:type="dxa"/>
              <w:right w:w="200.0" w:type="dxa"/>
            </w:tcMar>
          </w:tcPr>
          <w:p w:rsidR="00000000" w:rsidDel="00000000" w:rsidP="00000000" w:rsidRDefault="00000000" w:rsidRPr="00000000" w14:paraId="000001BA">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Le Président de l’AG</w:t>
            </w:r>
            <w:r w:rsidDel="00000000" w:rsidR="00000000" w:rsidRPr="00000000">
              <w:rPr>
                <w:rtl w:val="0"/>
              </w:rPr>
            </w:r>
          </w:p>
          <w:p w:rsidR="00000000" w:rsidDel="00000000" w:rsidP="00000000" w:rsidRDefault="00000000" w:rsidRPr="00000000" w14:paraId="000001BB">
            <w:pPr>
              <w:spacing w:after="8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i w:val="1"/>
                <w:iCs w:val="1"/>
                <w:color w:val="888888"/>
                <w:sz w:val="24"/>
                <w:szCs w:val="24"/>
                <w:rtl w:val="0"/>
              </w:rPr>
              <w:t xml:space="preserve">Signature &amp; Cachet</w:t>
            </w:r>
            <w:r w:rsidDel="00000000" w:rsidR="00000000" w:rsidRPr="00000000">
              <w:rPr>
                <w:rtl w:val="0"/>
              </w:rPr>
            </w:r>
          </w:p>
          <w:p w:rsidR="00000000" w:rsidDel="00000000" w:rsidP="00000000" w:rsidRDefault="00000000" w:rsidRPr="00000000" w14:paraId="000001BC">
            <w:pPr>
              <w:pBdr>
                <w:bottom w:color="aaaaaa" w:space="0" w:sz="4" w:val="single"/>
              </w:pBd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p>
        </w:tc>
        <w:tc>
          <w:tcPr>
            <w:tcBorders>
              <w:top w:color="000000" w:space="0" w:sz="0" w:val="nil"/>
              <w:left w:color="000000" w:space="0" w:sz="0" w:val="nil"/>
              <w:bottom w:color="000000" w:space="0" w:sz="0" w:val="nil"/>
              <w:right w:color="000000" w:space="0" w:sz="0" w:val="nil"/>
            </w:tcBorders>
            <w:tcMar>
              <w:top w:w="100.0" w:type="dxa"/>
              <w:left w:w="200.0" w:type="dxa"/>
              <w:bottom w:w="200.0" w:type="dxa"/>
              <w:right w:w="200.0" w:type="dxa"/>
            </w:tcMar>
          </w:tcPr>
          <w:p w:rsidR="00000000" w:rsidDel="00000000" w:rsidP="00000000" w:rsidRDefault="00000000" w:rsidRPr="00000000" w14:paraId="000001BD">
            <w:pP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124d2c"/>
                <w:sz w:val="24"/>
                <w:szCs w:val="24"/>
                <w:rtl w:val="0"/>
              </w:rPr>
              <w:t xml:space="preserve">Le Secrétaire de séance</w:t>
            </w:r>
            <w:r w:rsidDel="00000000" w:rsidR="00000000" w:rsidRPr="00000000">
              <w:rPr>
                <w:rtl w:val="0"/>
              </w:rPr>
            </w:r>
          </w:p>
          <w:p w:rsidR="00000000" w:rsidDel="00000000" w:rsidP="00000000" w:rsidRDefault="00000000" w:rsidRPr="00000000" w14:paraId="000001BE">
            <w:pPr>
              <w:spacing w:after="8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i w:val="1"/>
                <w:iCs w:val="1"/>
                <w:color w:val="888888"/>
                <w:sz w:val="24"/>
                <w:szCs w:val="24"/>
                <w:rtl w:val="0"/>
              </w:rPr>
              <w:t xml:space="preserve">Signature &amp; Cachet</w:t>
            </w:r>
            <w:r w:rsidDel="00000000" w:rsidR="00000000" w:rsidRPr="00000000">
              <w:rPr>
                <w:rtl w:val="0"/>
              </w:rPr>
            </w:r>
          </w:p>
          <w:p w:rsidR="00000000" w:rsidDel="00000000" w:rsidP="00000000" w:rsidRDefault="00000000" w:rsidRPr="00000000" w14:paraId="000001BF">
            <w:pPr>
              <w:pBdr>
                <w:bottom w:color="aaaaaa" w:space="0" w:sz="4" w:val="single"/>
              </w:pBdr>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t>
            </w:r>
          </w:p>
        </w:tc>
      </w:tr>
    </w:tbl>
    <w:p w:rsidR="00000000" w:rsidDel="00000000" w:rsidP="00000000" w:rsidRDefault="00000000" w:rsidRPr="00000000" w14:paraId="000001C0">
      <w:pPr>
        <w:rPr>
          <w:rFonts w:ascii="Arial Narrow" w:cs="Arial Narrow" w:eastAsia="Arial Narrow" w:hAnsi="Arial Narrow"/>
          <w:sz w:val="24"/>
          <w:szCs w:val="24"/>
        </w:rPr>
      </w:pPr>
      <w:r w:rsidDel="00000000" w:rsidR="00000000" w:rsidRPr="00000000">
        <w:rPr>
          <w:rtl w:val="0"/>
        </w:rPr>
      </w:r>
    </w:p>
    <w:sectPr>
      <w:headerReference r:id="rId9" w:type="default"/>
      <w:footerReference r:id="rId10" w:type="default"/>
      <w:pgSz w:h="16838" w:w="11906" w:orient="portrait"/>
      <w:pgMar w:bottom="1200" w:top="120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bdoulaye N'Gaide" w:id="10" w:date="2026-04-03T08:50:14Z">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mandat est court</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 3ans aligné avec le mandant du COSC ou maxi 4ans</w:t>
      </w:r>
    </w:p>
  </w:comment>
  <w:comment w:author="Sileymane Alassane Wagne" w:id="11" w:date="2026-04-03T17:09:42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 le mandat est renouvelable ;2ans suffisent</w:t>
      </w:r>
    </w:p>
  </w:comment>
  <w:comment w:author="Abou Ng" w:id="12" w:date="2026-04-03T21:52:27Z">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 c'est renouvelable 2 ans largement suffisant</w:t>
      </w:r>
    </w:p>
  </w:comment>
  <w:comment w:author="Abdoulaye ba5" w:id="13" w:date="2026-04-04T12:20:49Z">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Oui, je pense qu'un mandat de deux ans, renouvelable est largement suffisant.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Celui du COSC peut rester 3 ans pour assurer la continuité du service après la fin du mandat du CG mais aussi le renouvellement de ce dernier.</w:t>
      </w:r>
    </w:p>
  </w:comment>
  <w:comment w:author="Sileymane Alassane Wagne" w:id="9" w:date="2026-04-03T09:05:32Z">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fonction du revenu</w:t>
      </w:r>
    </w:p>
  </w:comment>
  <w:comment w:author="Abou Ng" w:id="20" w:date="2026-04-04T14:56:56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section</w:t>
      </w:r>
    </w:p>
  </w:comment>
  <w:comment w:author="Abou Ng" w:id="16" w:date="2026-04-04T14:39:07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cet article ressemble plutot a un preambule. je suggere de l'enlever comme article et de le mettre  juste en dessous du TITRE VII comme entree</w:t>
      </w:r>
    </w:p>
  </w:comment>
  <w:comment w:author="Abou Ng" w:id="17" w:date="2026-04-04T14:53:34Z">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devient article 55 @wagne1269@gmail.com</w:t>
      </w:r>
    </w:p>
  </w:comment>
  <w:comment w:author="Sileymane Alassane Wagne" w:id="18" w:date="2026-04-04T17:53:38Z">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Cet article consacre Yellitaare Thidé comme cadre institutionnel central garantissant l’unité, la cohérence stratégique et l’efficacité des actions communautaires, en évitant la dispersion des initiatives.</w:t>
      </w:r>
    </w:p>
  </w:comment>
  <w:comment w:author="Abou Ng" w:id="0" w:date="2026-04-03T14:06:40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n’ai pas vu l’article relatif au discipline et sanctions. expliquer et justifier sur la necessite</w:t>
      </w:r>
    </w:p>
  </w:comment>
  <w:comment w:author="Sileymane Alassane Wagne" w:id="1" w:date="2026-04-03T14:34:13Z">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cet article existe est bien développé au TITRE IX —</w:t>
      </w:r>
    </w:p>
  </w:comment>
  <w:comment w:author="Abou Ng" w:id="2" w:date="2026-04-03T22:25:50Z">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merci</w:t>
      </w:r>
    </w:p>
  </w:comment>
  <w:comment w:author="Abou Ng" w:id="19" w:date="2026-04-04T14:26:44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mise en forme</w:t>
      </w:r>
    </w:p>
  </w:comment>
  <w:comment w:author="Abdoulaye N'Gaide" w:id="3" w:date="2026-04-03T08:31:04Z">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Cela peut être une rubrique dans le formulaire d'adhésion à cocher</w:t>
      </w:r>
    </w:p>
  </w:comment>
  <w:comment w:author="Abou Ng" w:id="4" w:date="2026-04-03T14:14:15Z">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 formulaire n'est pas un document legal @abdoulayeba5@yahoo.fr</w:t>
      </w:r>
    </w:p>
  </w:comment>
  <w:comment w:author="Abdoulaye ba5" w:id="5" w:date="2026-04-04T12:11:43Z">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T'as raison mais je pense que pour éviter l'excès du formalisme, le formulaire d'adhésion signé, cacheté par le Président du CG et déchargé par le membre, peut être accepté comme engament par écrit.</w:t>
      </w:r>
    </w:p>
  </w:comment>
  <w:comment w:author="Abou Ng" w:id="6" w:date="2026-04-04T14:07:55Z">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mal compris je pensais qu'il voulait enlever la codition pour le metre uniquement dans le formulire d'adhesion.</w:t>
      </w:r>
    </w:p>
  </w:comment>
  <w:comment w:author="Abou Ng" w:id="14" w:date="2026-04-04T14:22:24Z">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Je ne pense pas qu'on soit si deborde par nos activites  pour justifier un rapport mensuel. On peut ajouter en dernier rubrique  que le COSC pourrai exiger un rapport mensuel</w:t>
      </w:r>
    </w:p>
  </w:comment>
  <w:comment w:author="Sileymane Alassane Wagne" w:id="15" w:date="2026-04-04T20:02:42Z">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avez raisons et surtout ça rentre dans les prorogatifs du COSC</w:t>
      </w:r>
    </w:p>
  </w:comment>
  <w:comment w:author="Abdoulaye N'Gaide" w:id="8" w:date="2026-04-03T08:39:05Z">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pas bien compris la fixation des barèmes.</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cotisation peut être fixées par catégorie selon le revenu de chacun.</w:t>
      </w:r>
    </w:p>
  </w:comment>
  <w:comment w:author="Abou Ng" w:id="7" w:date="2026-04-03T14:25:47Z">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montants sont fixes annuellement par l'AG conformement a l'article 36, selon des baremes differencies par zone geographique et en fonction du revenue estimé du membre laissant une grande marge de manœuvre à la discrétion de l'assemblee.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C4" w15:done="0"/>
  <w15:commentEx w15:paraId="000001C5" w15:paraIdParent="000001C4" w15:done="0"/>
  <w15:commentEx w15:paraId="000001C6" w15:paraIdParent="000001C4" w15:done="0"/>
  <w15:commentEx w15:paraId="000001C8" w15:paraIdParent="000001C4" w15:done="0"/>
  <w15:commentEx w15:paraId="000001C9" w15:done="0"/>
  <w15:commentEx w15:paraId="000001CA" w15:done="0"/>
  <w15:commentEx w15:paraId="000001CB" w15:done="0"/>
  <w15:commentEx w15:paraId="000001CC" w15:paraIdParent="000001CB" w15:done="0"/>
  <w15:commentEx w15:paraId="000001CD" w15:paraIdParent="000001CB" w15:done="0"/>
  <w15:commentEx w15:paraId="000001CE" w15:done="0"/>
  <w15:commentEx w15:paraId="000001CF" w15:paraIdParent="000001CE" w15:done="0"/>
  <w15:commentEx w15:paraId="000001D0" w15:paraIdParent="000001CE" w15:done="0"/>
  <w15:commentEx w15:paraId="000001D1" w15:done="0"/>
  <w15:commentEx w15:paraId="000001D2" w15:done="0"/>
  <w15:commentEx w15:paraId="000001D3" w15:paraIdParent="000001D2" w15:done="0"/>
  <w15:commentEx w15:paraId="000001D4" w15:paraIdParent="000001D2" w15:done="0"/>
  <w15:commentEx w15:paraId="000001D5" w15:paraIdParent="000001D2" w15:done="0"/>
  <w15:commentEx w15:paraId="000001D6" w15:done="0"/>
  <w15:commentEx w15:paraId="000001D7" w15:paraIdParent="000001D6" w15:done="0"/>
  <w15:commentEx w15:paraId="000001D9" w15:done="0"/>
  <w15:commentEx w15:paraId="000001D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Arial Unicode MS"/>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mbria Math">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pBdr>
        <w:top w:color="c9982a" w:space="2" w:sz="6" w:val="single"/>
      </w:pBdr>
      <w:rPr/>
    </w:pPr>
    <w:r w:rsidDel="00000000" w:rsidR="00000000" w:rsidRPr="00000000">
      <w:rPr>
        <w:i w:val="1"/>
        <w:iCs w:val="1"/>
        <w:color w:val="999999"/>
        <w:sz w:val="16"/>
        <w:szCs w:val="16"/>
        <w:rtl w:val="0"/>
      </w:rPr>
      <w:t xml:space="preserve">Document officiel – YELLITAARE Thidé  •  Conforme aux Statuts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pBdr>
        <w:bottom w:color="1a6b3c" w:space="3" w:sz="10" w:val="single"/>
      </w:pBdr>
      <w:rPr/>
    </w:pPr>
    <w:r w:rsidDel="00000000" w:rsidR="00000000" w:rsidRPr="00000000">
      <w:rPr>
        <w:b w:val="1"/>
        <w:bCs w:val="1"/>
        <w:color w:val="1a6b3c"/>
        <w:sz w:val="18"/>
        <w:szCs w:val="18"/>
        <w:rtl w:val="0"/>
      </w:rPr>
      <w:t xml:space="preserve">YELLITAARE THIDÉ  •  Règlement Intérieur</w:t>
    </w:r>
    <w:r w:rsidDel="00000000" w:rsidR="00000000" w:rsidRPr="00000000">
      <w:rPr>
        <w:color w:val="c9982a"/>
        <w:sz w:val="18"/>
        <w:szCs w:val="18"/>
        <w:rtl w:val="0"/>
      </w:rPr>
      <w:t xml:space="preserve">   —   Version consolidée 2026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580" w:hanging="280"/>
      </w:pPr>
      <w:rPr>
        <w:color w:val="c9982a"/>
        <w:sz w:val="22"/>
        <w:szCs w:val="22"/>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bullet"/>
      <w:lvlText w:val="–"/>
      <w:lvlJc w:val="left"/>
      <w:pPr>
        <w:ind w:left="580" w:hanging="280"/>
      </w:pPr>
      <w:rPr>
        <w:color w:val="c9982a"/>
        <w:sz w:val="22"/>
        <w:szCs w:val="22"/>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e2e2e"/>
        <w:sz w:val="22"/>
        <w:szCs w:val="22"/>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2e2e"/>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lev1" w:customStyle="1">
    <w:name w:val="Élevé1"/>
    <w:qFormat w:val="1"/>
    <w:rPr>
      <w:b w:val="1"/>
      <w:bCs w:val="1"/>
    </w:rPr>
  </w:style>
  <w:style w:type="paragraph" w:styleId="Paragraphedeliste">
    <w:name w:val="List Paragraph"/>
    <w:qFormat w:val="1"/>
  </w:style>
  <w:style w:type="character" w:styleId="Lienhypertexte">
    <w:name w:val="Hyperlink"/>
    <w:uiPriority w:val="99"/>
    <w:unhideWhenUsed w:val="1"/>
    <w:rPr>
      <w:color w:val="0563c1"/>
      <w:u w:val="single"/>
    </w:rPr>
  </w:style>
  <w:style w:type="character" w:styleId="Appelnotedebasdep">
    <w:name w:val="footnote reference"/>
    <w:uiPriority w:val="99"/>
    <w:semiHidden w:val="1"/>
    <w:unhideWhenUsed w:val="1"/>
    <w:rPr>
      <w:vertAlign w:val="superscript"/>
    </w:rPr>
  </w:style>
  <w:style w:type="paragraph" w:styleId="Notedebasdepage">
    <w:name w:val="footnote text"/>
    <w:link w:val="NotedebasdepageCar"/>
    <w:uiPriority w:val="99"/>
    <w:semiHidden w:val="1"/>
    <w:unhideWhenUsed w:val="1"/>
    <w:rPr>
      <w:sz w:val="20"/>
      <w:szCs w:val="20"/>
    </w:rPr>
  </w:style>
  <w:style w:type="character" w:styleId="NotedebasdepageCar" w:customStyle="1">
    <w:name w:val="Note de bas de page Car"/>
    <w:link w:val="Notedebasdepage"/>
    <w:uiPriority w:val="99"/>
    <w:semiHidden w:val="1"/>
    <w:unhideWhenUsed w:val="1"/>
    <w:rPr>
      <w:sz w:val="20"/>
      <w:szCs w:val="20"/>
    </w:rPr>
  </w:style>
  <w:style w:type="character" w:styleId="Marquedecommentaire">
    <w:name w:val="annotation reference"/>
    <w:basedOn w:val="Policepardfaut"/>
    <w:uiPriority w:val="99"/>
    <w:semiHidden w:val="1"/>
    <w:unhideWhenUsed w:val="1"/>
    <w:rsid w:val="00B6540D"/>
    <w:rPr>
      <w:sz w:val="16"/>
      <w:szCs w:val="16"/>
    </w:rPr>
  </w:style>
  <w:style w:type="paragraph" w:styleId="Commentaire">
    <w:name w:val="annotation text"/>
    <w:basedOn w:val="Normal"/>
    <w:link w:val="CommentaireCar"/>
    <w:uiPriority w:val="99"/>
    <w:semiHidden w:val="1"/>
    <w:unhideWhenUsed w:val="1"/>
    <w:rsid w:val="00B6540D"/>
    <w:rPr>
      <w:sz w:val="20"/>
      <w:szCs w:val="20"/>
    </w:rPr>
  </w:style>
  <w:style w:type="character" w:styleId="CommentaireCar" w:customStyle="1">
    <w:name w:val="Commentaire Car"/>
    <w:basedOn w:val="Policepardfaut"/>
    <w:link w:val="Commentaire"/>
    <w:uiPriority w:val="99"/>
    <w:semiHidden w:val="1"/>
    <w:rsid w:val="00B6540D"/>
    <w:rPr>
      <w:sz w:val="20"/>
      <w:szCs w:val="20"/>
    </w:rPr>
  </w:style>
  <w:style w:type="paragraph" w:styleId="Objetducommentaire">
    <w:name w:val="annotation subject"/>
    <w:basedOn w:val="Commentaire"/>
    <w:next w:val="Commentaire"/>
    <w:link w:val="ObjetducommentaireCar"/>
    <w:uiPriority w:val="99"/>
    <w:semiHidden w:val="1"/>
    <w:unhideWhenUsed w:val="1"/>
    <w:rsid w:val="00B6540D"/>
    <w:rPr>
      <w:b w:val="1"/>
      <w:bCs w:val="1"/>
    </w:rPr>
  </w:style>
  <w:style w:type="character" w:styleId="ObjetducommentaireCar" w:customStyle="1">
    <w:name w:val="Objet du commentaire Car"/>
    <w:basedOn w:val="CommentaireCar"/>
    <w:link w:val="Objetducommentaire"/>
    <w:uiPriority w:val="99"/>
    <w:semiHidden w:val="1"/>
    <w:rsid w:val="00B6540D"/>
    <w:rPr>
      <w:b w:val="1"/>
      <w:bCs w:val="1"/>
      <w:sz w:val="20"/>
      <w:szCs w:val="20"/>
    </w:rPr>
  </w:style>
  <w:style w:type="paragraph" w:styleId="Rvision">
    <w:name w:val="Revision"/>
    <w:hidden w:val="1"/>
    <w:uiPriority w:val="99"/>
    <w:semiHidden w:val="1"/>
    <w:rsid w:val="00A75C57"/>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character" w:styleId="CommentReference">
    <w:name w:val="annotation reference"/>
    <w:basedOn w:val="DefaultParagraphFont"/>
    <w:uiPriority w:val="99"/>
    <w:semiHidden w:val="1"/>
    <w:unhideWhenUsed w:val="1"/>
    <w:rPr>
      <w:sz w:val="16"/>
      <w:szCs w:val="16"/>
    </w:rPr>
  </w:style>
  <w:style w:type="paragraph" w:styleId="CommentSubject">
    <w:name w:val="annotation subject"/>
    <w:basedOn w:val="CommentText"/>
    <w:next w:val="CommentText"/>
    <w:link w:val="CommentSubjectChar"/>
    <w:uiPriority w:val="99"/>
    <w:semiHidden w:val="1"/>
    <w:unhideWhenUsed w:val="1"/>
    <w:rPr>
      <w:b w:val="1"/>
      <w:bCs w:val="1"/>
    </w:rPr>
  </w:style>
  <w:style w:type="character" w:styleId="CommentSubjectChar" w:customStyle="1">
    <w:name w:val="Comment Subject Char"/>
    <w:basedOn w:val="CommentTextChar"/>
    <w:link w:val="CommentSubject"/>
    <w:uiPriority w:val="99"/>
    <w:semiHidden w:val="1"/>
    <w:rPr>
      <w:b w:val="1"/>
      <w:bCs w:val="1"/>
      <w:sz w:val="20"/>
      <w:szCs w:val="20"/>
    </w:r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CambriaMath-regular.tt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9ZIQCvJRTw/9p874yvPoMjSKiw==">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2026-04-01T10:42:00Z</dcterms:created>
  <dc:creator>Un-named</dc:creator>
</cp:coreProperties>
</file>
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i</w:t>
      </w:r>
    </w:p>
    <w:p w:rsidR="00000000" w:rsidDel="00000000" w:rsidP="00000000" w:rsidRDefault="00000000" w:rsidRPr="00000000" w14:paraId="00000002">
      <w:pP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6"/>
          <w:szCs w:val="36"/>
          <w:rtl w:val="0"/>
        </w:rPr>
        <w:t xml:space="preserve">YELLITAARE THIDÉ</w:t>
      </w:r>
      <w:r w:rsidDel="00000000" w:rsidR="00000000" w:rsidRPr="00000000">
        <w:rPr>
          <w:rtl w:val="0"/>
        </w:rPr>
      </w:r>
    </w:p>
    <w:p w:rsidR="00000000" w:rsidDel="00000000" w:rsidP="00000000" w:rsidRDefault="00000000" w:rsidRPr="00000000" w14:paraId="00000003">
      <w:pP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6"/>
          <w:szCs w:val="36"/>
          <w:rtl w:val="0"/>
        </w:rPr>
        <w:t xml:space="preserve">Organisation Communautaire Inclusive de Développement</w:t>
      </w:r>
      <w:r w:rsidDel="00000000" w:rsidR="00000000" w:rsidRPr="00000000">
        <w:rPr>
          <w:rtl w:val="0"/>
        </w:rPr>
      </w:r>
    </w:p>
    <w:p w:rsidR="00000000" w:rsidDel="00000000" w:rsidP="00000000" w:rsidRDefault="00000000" w:rsidRPr="00000000" w14:paraId="00000004">
      <w:pPr>
        <w:shd w:fill="c9a84c"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48"/>
          <w:szCs w:val="48"/>
          <w:rtl w:val="0"/>
        </w:rPr>
        <w:t xml:space="preserve">YELLITAARE</w:t>
      </w:r>
      <w:r w:rsidDel="00000000" w:rsidR="00000000" w:rsidRPr="00000000">
        <w:rPr>
          <w:rtl w:val="0"/>
        </w:rPr>
      </w:r>
    </w:p>
    <w:p w:rsidR="00000000" w:rsidDel="00000000" w:rsidP="00000000" w:rsidRDefault="00000000" w:rsidRPr="00000000" w14:paraId="00000005">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52"/>
          <w:szCs w:val="52"/>
          <w:rtl w:val="0"/>
        </w:rPr>
        <w:t xml:space="preserve">PROJET DE STATUTS</w:t>
      </w:r>
      <w:r w:rsidDel="00000000" w:rsidR="00000000" w:rsidRPr="00000000">
        <w:rPr>
          <w:rtl w:val="0"/>
        </w:rPr>
      </w:r>
    </w:p>
    <w:p w:rsidR="00000000" w:rsidDel="00000000" w:rsidP="00000000" w:rsidRDefault="00000000" w:rsidRPr="00000000" w14:paraId="00000006">
      <w:pPr>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2e75b6"/>
          <w:sz w:val="30"/>
          <w:szCs w:val="30"/>
          <w:rtl w:val="0"/>
        </w:rPr>
        <w:t xml:space="preserve">Gouvernance des Organes Institutionnels</w:t>
      </w:r>
      <w:r w:rsidDel="00000000" w:rsidR="00000000" w:rsidRPr="00000000">
        <w:rPr>
          <w:rtl w:val="0"/>
        </w:rPr>
      </w:r>
    </w:p>
    <w:p w:rsidR="00000000" w:rsidDel="00000000" w:rsidP="00000000" w:rsidRDefault="00000000" w:rsidRPr="00000000" w14:paraId="00000007">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8">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c9a84c"/>
          <w:sz w:val="24"/>
          <w:szCs w:val="24"/>
          <w:rtl w:val="0"/>
        </w:rPr>
        <w:t xml:space="preserve">Assemblée Générale | Comité de Gestion | COSC</w:t>
      </w:r>
      <w:r w:rsidDel="00000000" w:rsidR="00000000" w:rsidRPr="00000000">
        <w:rPr>
          <w:rtl w:val="0"/>
        </w:rPr>
      </w:r>
    </w:p>
    <w:p w:rsidR="00000000" w:rsidDel="00000000" w:rsidP="00000000" w:rsidRDefault="00000000" w:rsidRPr="00000000" w14:paraId="00000009">
      <w:pPr>
        <w:pageBreakBefore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A">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I — DISPOSITIONS GÉNÉRALES</w:t>
      </w:r>
      <w:r w:rsidDel="00000000" w:rsidR="00000000" w:rsidRPr="00000000">
        <w:rPr>
          <w:rtl w:val="0"/>
        </w:rPr>
      </w:r>
    </w:p>
    <w:p w:rsidR="00000000" w:rsidDel="00000000" w:rsidP="00000000" w:rsidRDefault="00000000" w:rsidRPr="00000000" w14:paraId="0000000B">
      <w:pPr>
        <w:rPr>
          <w:rFonts w:ascii="Arial Narrow" w:cs="Arial Narrow" w:eastAsia="Arial Narrow" w:hAnsi="Arial Narrow"/>
          <w:b w:val="1"/>
          <w:bCs w:val="1"/>
          <w:color w:val="1f4e79"/>
          <w:sz w:val="24"/>
          <w:szCs w:val="24"/>
        </w:rPr>
      </w:pPr>
      <w:r w:rsidDel="00000000" w:rsidR="00000000" w:rsidRPr="00000000">
        <w:rPr>
          <w:rtl w:val="0"/>
        </w:rPr>
      </w:r>
    </w:p>
    <w:p w:rsidR="00000000" w:rsidDel="00000000" w:rsidP="00000000" w:rsidRDefault="00000000" w:rsidRPr="00000000" w14:paraId="0000000C">
      <w:pPr>
        <w:pBdr>
          <w:left w:color="000000" w:space="4" w:sz="4" w:val="single"/>
        </w:pBdr>
        <w:rPr>
          <w:rFonts w:ascii="Arial Narrow" w:cs="Arial Narrow" w:eastAsia="Arial Narrow" w:hAnsi="Arial Narrow"/>
          <w:b w:val="1"/>
          <w:bCs w:val="1"/>
          <w:color w:val="1f4e79"/>
          <w:sz w:val="24"/>
          <w:szCs w:val="24"/>
        </w:rPr>
      </w:pPr>
      <w:r w:rsidDel="00000000" w:rsidR="00000000" w:rsidRPr="00000000">
        <w:rPr>
          <w:rFonts w:ascii="Arial Narrow" w:cs="Arial Narrow" w:eastAsia="Arial Narrow" w:hAnsi="Arial Narrow"/>
          <w:b w:val="1"/>
          <w:bCs w:val="1"/>
          <w:color w:val="1f4e79"/>
          <w:sz w:val="24"/>
          <w:szCs w:val="24"/>
          <w:rtl w:val="0"/>
        </w:rPr>
        <w:t xml:space="preserve">Contexte et é</w:t>
      </w:r>
      <w:r w:rsidDel="00000000" w:rsidR="00000000" w:rsidRPr="00000000">
        <w:rPr>
          <w:rFonts w:ascii="Arial Narrow" w:cs="Arial Narrow" w:eastAsia="Arial Narrow" w:hAnsi="Arial Narrow"/>
          <w:b w:val="1"/>
          <w:bCs w:val="1"/>
          <w:color w:val="1f4e79"/>
          <w:sz w:val="24"/>
          <w:szCs w:val="24"/>
          <w:rtl w:val="0"/>
        </w:rPr>
        <w:t xml:space="preserve">volution</w:t>
      </w:r>
      <w:r w:rsidDel="00000000" w:rsidR="00000000" w:rsidRPr="00000000">
        <w:rPr>
          <w:rFonts w:ascii="Arial Narrow" w:cs="Arial Narrow" w:eastAsia="Arial Narrow" w:hAnsi="Arial Narrow"/>
          <w:b w:val="1"/>
          <w:bCs w:val="1"/>
          <w:color w:val="1f4e79"/>
          <w:sz w:val="24"/>
          <w:szCs w:val="24"/>
          <w:rtl w:val="0"/>
        </w:rPr>
        <w:t xml:space="preserve"> </w:t>
      </w:r>
      <w:r w:rsidDel="00000000" w:rsidR="00000000" w:rsidRPr="00000000">
        <w:rPr>
          <w:rFonts w:ascii="Arial Narrow" w:cs="Arial Narrow" w:eastAsia="Arial Narrow" w:hAnsi="Arial Narrow"/>
          <w:b w:val="1"/>
          <w:bCs w:val="1"/>
          <w:color w:val="1f4e79"/>
          <w:sz w:val="24"/>
          <w:szCs w:val="24"/>
          <w:rtl w:val="0"/>
        </w:rPr>
        <w:t xml:space="preserve">historique</w:t>
      </w:r>
      <w:r w:rsidDel="00000000" w:rsidR="00000000" w:rsidRPr="00000000">
        <w:rPr>
          <w:rtl w:val="0"/>
        </w:rPr>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Depuis les premières années des indépendances, les ressortissants actifs de Thid</w:t>
      </w:r>
      <w:r w:rsidDel="00000000" w:rsidR="00000000" w:rsidRPr="00000000">
        <w:rPr>
          <w:rFonts w:ascii="Arial Narrow" w:cs="Arial Narrow" w:eastAsia="Arial Narrow" w:hAnsi="Arial Narrow"/>
          <w:rtl w:val="0"/>
        </w:rPr>
        <w:t xml:space="preserve">é , notamment</w:t>
      </w:r>
      <w:r w:rsidDel="00000000" w:rsidR="00000000" w:rsidRPr="00000000">
        <w:rPr>
          <w:rFonts w:ascii="Arial Narrow" w:cs="Arial Narrow" w:eastAsia="Arial Narrow" w:hAnsi="Arial Narrow"/>
          <w:rtl w:val="0"/>
        </w:rPr>
        <w:t xml:space="preserve">  ceux qui travaillaient dans les centres urbains , ont organisé</w:t>
      </w:r>
      <w:r w:rsidDel="00000000" w:rsidR="00000000" w:rsidRPr="00000000">
        <w:rPr>
          <w:rFonts w:ascii="Arial Narrow" w:cs="Arial Narrow" w:eastAsia="Arial Narrow" w:hAnsi="Arial Narrow"/>
          <w:rtl w:val="0"/>
        </w:rPr>
        <w:t xml:space="preserve"> entre eux</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une solidarité intercommunautaire. Dans les années 1960–1970, face à l'exode rural, l'organisation prenait en charge l'accueil, l'hébergement et l'alimentation des membres en déplacement.</w:t>
      </w:r>
    </w:p>
    <w:p w:rsidR="00000000" w:rsidDel="00000000" w:rsidP="00000000" w:rsidRDefault="00000000" w:rsidRPr="00000000" w14:paraId="0000000E">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 fil </w:t>
      </w:r>
      <w:r w:rsidDel="00000000" w:rsidR="00000000" w:rsidRPr="00000000">
        <w:rPr>
          <w:rFonts w:ascii="Arial Narrow" w:cs="Arial Narrow" w:eastAsia="Arial Narrow" w:hAnsi="Arial Narrow"/>
          <w:rtl w:val="0"/>
        </w:rPr>
        <w:t xml:space="preserve"> des années</w:t>
      </w:r>
      <w:r w:rsidDel="00000000" w:rsidR="00000000" w:rsidRPr="00000000">
        <w:rPr>
          <w:rFonts w:ascii="Arial Narrow" w:cs="Arial Narrow" w:eastAsia="Arial Narrow" w:hAnsi="Arial Narrow"/>
          <w:rtl w:val="0"/>
        </w:rPr>
        <w:t xml:space="preserve">, les besoins ont évolué et l’'organisation a progressivement orienté ses actions vers  l’appui au développement local : construction d'écoles, de mosquées et d'autres infrastructures collectives. Ces réalisations sont réelles  </w:t>
      </w:r>
      <w:r w:rsidDel="00000000" w:rsidR="00000000" w:rsidRPr="00000000">
        <w:rPr>
          <w:rFonts w:ascii="Arial Narrow" w:cs="Arial Narrow" w:eastAsia="Arial Narrow" w:hAnsi="Arial Narrow"/>
          <w:rtl w:val="0"/>
        </w:rPr>
        <w:t xml:space="preserve">mais elles manquent de cadre de suivi</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 gouvernance informelle, absence de mécanismes de contrôle, règles de gestion non formalisées. Le renouvellement de la direction intervenu en 2016, sous le nom </w:t>
      </w:r>
      <w:r w:rsidDel="00000000" w:rsidR="00000000" w:rsidRPr="00000000">
        <w:rPr>
          <w:rFonts w:ascii="Arial Narrow" w:cs="Arial Narrow" w:eastAsia="Arial Narrow" w:hAnsi="Arial Narrow"/>
          <w:rtl w:val="0"/>
        </w:rPr>
        <w:t xml:space="preserve">YELLITAARE</w:t>
      </w:r>
      <w:r w:rsidDel="00000000" w:rsidR="00000000" w:rsidRPr="00000000">
        <w:rPr>
          <w:rFonts w:ascii="Arial Narrow" w:cs="Arial Narrow" w:eastAsia="Arial Narrow" w:hAnsi="Arial Narrow"/>
          <w:rtl w:val="0"/>
        </w:rPr>
        <w:t xml:space="preserve">, n'a pas suffi à corriger ces lacunes structurelles.</w:t>
      </w:r>
    </w:p>
    <w:p w:rsidR="00000000" w:rsidDel="00000000" w:rsidP="00000000" w:rsidRDefault="00000000" w:rsidRPr="00000000" w14:paraId="0000000F">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Aujourd'hui, le décalage est patent entre l'ambition de l'organisation et ses outils de fonctionnement. C'est ce constat qui a  </w:t>
      </w:r>
      <w:r w:rsidDel="00000000" w:rsidR="00000000" w:rsidRPr="00000000">
        <w:rPr>
          <w:rFonts w:ascii="Arial Narrow" w:cs="Arial Narrow" w:eastAsia="Arial Narrow" w:hAnsi="Arial Narrow"/>
          <w:rtl w:val="0"/>
        </w:rPr>
        <w:t xml:space="preserve">donné</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à la </w:t>
      </w:r>
      <w:r w:rsidDel="00000000" w:rsidR="00000000" w:rsidRPr="00000000">
        <w:rPr>
          <w:rFonts w:ascii="Arial Narrow" w:cs="Arial Narrow" w:eastAsia="Arial Narrow" w:hAnsi="Arial Narrow"/>
          <w:rtl w:val="0"/>
        </w:rPr>
        <w:t xml:space="preserve"> nécessité d’une refondation.</w:t>
      </w:r>
      <w:r w:rsidDel="00000000" w:rsidR="00000000" w:rsidRPr="00000000">
        <w:rPr>
          <w:rtl w:val="0"/>
        </w:rPr>
      </w:r>
    </w:p>
    <w:p w:rsidR="00000000" w:rsidDel="00000000" w:rsidP="00000000" w:rsidRDefault="00000000" w:rsidRPr="00000000" w14:paraId="0000001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.Ainsi le Projet Baaba Maal  fut le premier pas essentiel vers un changement profond et  la redynamisation de . Yellitaare Thidé </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1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i. S’appuyant sur les </w:t>
      </w:r>
      <w:r w:rsidDel="00000000" w:rsidR="00000000" w:rsidRPr="00000000">
        <w:rPr>
          <w:rFonts w:ascii="Arial Narrow" w:cs="Arial Narrow" w:eastAsia="Arial Narrow" w:hAnsi="Arial Narrow"/>
          <w:rtl w:val="0"/>
        </w:rPr>
        <w:t xml:space="preserve">acquis</w:t>
      </w:r>
      <w:r w:rsidDel="00000000" w:rsidR="00000000" w:rsidRPr="00000000">
        <w:rPr>
          <w:rFonts w:ascii="Arial Narrow" w:cs="Arial Narrow" w:eastAsia="Arial Narrow" w:hAnsi="Arial Narrow"/>
          <w:rtl w:val="0"/>
        </w:rPr>
        <w:t xml:space="preserve"> de </w:t>
      </w:r>
      <w:r w:rsidDel="00000000" w:rsidR="00000000" w:rsidRPr="00000000">
        <w:rPr>
          <w:rFonts w:ascii="Arial Narrow" w:cs="Arial Narrow" w:eastAsia="Arial Narrow" w:hAnsi="Arial Narrow"/>
          <w:rtl w:val="0"/>
        </w:rPr>
        <w:t xml:space="preserve">Yellitaare Thidé Nouakchott, créée en Mai 2016</w:t>
      </w:r>
      <w:r w:rsidDel="00000000" w:rsidR="00000000" w:rsidRPr="00000000">
        <w:rPr>
          <w:rFonts w:ascii="Arial Narrow" w:cs="Arial Narrow" w:eastAsia="Arial Narrow" w:hAnsi="Arial Narrow"/>
          <w:rtl w:val="0"/>
        </w:rPr>
        <w:t xml:space="preserve">,  et  près d'une décennie riche  </w:t>
      </w:r>
      <w:r w:rsidDel="00000000" w:rsidR="00000000" w:rsidRPr="00000000">
        <w:rPr>
          <w:rFonts w:ascii="Arial Narrow" w:cs="Arial Narrow" w:eastAsia="Arial Narrow" w:hAnsi="Arial Narrow"/>
          <w:rtl w:val="0"/>
        </w:rPr>
        <w:t xml:space="preserve">d'expérience et de resultat, nous avons décidé de considérer le changement dans la continuité.</w:t>
      </w:r>
      <w:r w:rsidDel="00000000" w:rsidR="00000000" w:rsidRPr="00000000">
        <w:rPr>
          <w:rtl w:val="0"/>
        </w:rPr>
      </w:r>
    </w:p>
    <w:p w:rsidR="00000000" w:rsidDel="00000000" w:rsidP="00000000" w:rsidRDefault="00000000" w:rsidRPr="00000000" w14:paraId="00000012">
      <w:pPr>
        <w:rPr>
          <w:rFonts w:ascii="Arial Narrow" w:cs="Arial Narrow" w:eastAsia="Arial Narrow" w:hAnsi="Arial Narrow"/>
          <w:highlight w:val="green"/>
        </w:rPr>
      </w:pPr>
      <w:r w:rsidDel="00000000" w:rsidR="00000000" w:rsidRPr="00000000">
        <w:rPr>
          <w:rFonts w:ascii="Arial Narrow" w:cs="Arial Narrow" w:eastAsia="Arial Narrow" w:hAnsi="Arial Narrow"/>
          <w:rtl w:val="0"/>
        </w:rPr>
        <w:t xml:space="preserve">C'est dans cet esprit, et avec cette conviction partagée, que nous, membres fondateurs de Yellitaare Thidé, réunis en Assemblée Générale constitutive, adoptons les présents </w:t>
      </w:r>
      <w:r w:rsidDel="00000000" w:rsidR="00000000" w:rsidRPr="00000000">
        <w:rPr>
          <w:rFonts w:ascii="Arial Narrow" w:cs="Arial Narrow" w:eastAsia="Arial Narrow" w:hAnsi="Arial Narrow"/>
          <w:highlight w:val="green"/>
          <w:rtl w:val="0"/>
        </w:rPr>
        <w:t xml:space="preserve">contexte:bis.  Le village de Thidé a toujours pu compter sur l’attachement indéfectible de ses fils et de ses filles. Qu’ils vivent au village, dans les différentes villes de Mauritanie ou dans la diaspora à travers le monde, les ressortissants de Thidé ont su préserver ce lien profond, invisible mais puissant, qui les rattache à leu terroir d’origine.</w:t>
      </w:r>
      <w:r w:rsidDel="00000000" w:rsidR="00000000" w:rsidRPr="00000000">
        <w:rPr>
          <w:rtl w:val="0"/>
        </w:rPr>
      </w:r>
    </w:p>
    <w:p w:rsidR="00000000" w:rsidDel="00000000" w:rsidP="00000000" w:rsidRDefault="00000000" w:rsidRPr="00000000" w14:paraId="00000013">
      <w:pP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Au fil du temps, ils ont fait preuve d’un esprit remarquable de solidarité et d’entraide, se mobilisant pour soutenir leur communauté, contribuant selon leurs moyens et se retrouvant lors des moments importants de la vie collective. Cependant, ces initiatives, bien que généreuses et louables, sont restées le plus souvent dispersées, chacun agissant avec bonne volonté mais sans véritable cadre commun.</w:t>
      </w:r>
    </w:p>
    <w:p w:rsidR="00000000" w:rsidDel="00000000" w:rsidP="00000000" w:rsidRDefault="00000000" w:rsidRPr="00000000" w14:paraId="00000014">
      <w:pP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Aujourd’hui, l’heure est venue de franchir une nouvelle étape. Il devient nécessaire de fédérer ces énergies, de structurer cette solidarité et de doter la communauté d’un cadre organisé, capable de porter une vision commune et durable pour le développement du village de Thidé.</w:t>
      </w:r>
    </w:p>
    <w:p w:rsidR="00000000" w:rsidDel="00000000" w:rsidP="00000000" w:rsidRDefault="00000000" w:rsidRPr="00000000" w14:paraId="00000015">
      <w:pP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C’est dans cet esprit qu’est née la volonté de mettre en place </w:t>
      </w:r>
      <w:r w:rsidDel="00000000" w:rsidR="00000000" w:rsidRPr="00000000">
        <w:rPr>
          <w:rFonts w:ascii="Arial Narrow" w:cs="Arial Narrow" w:eastAsia="Arial Narrow" w:hAnsi="Arial Narrow"/>
          <w:b w:val="1"/>
          <w:bCs w:val="1"/>
          <w:highlight w:val="green"/>
          <w:rtl w:val="0"/>
        </w:rPr>
        <w:t xml:space="preserve">Yellitaré Thidé</w:t>
      </w:r>
      <w:r w:rsidDel="00000000" w:rsidR="00000000" w:rsidRPr="00000000">
        <w:rPr>
          <w:rFonts w:ascii="Arial Narrow" w:cs="Arial Narrow" w:eastAsia="Arial Narrow" w:hAnsi="Arial Narrow"/>
          <w:highlight w:val="green"/>
          <w:rtl w:val="0"/>
        </w:rPr>
        <w:t xml:space="preserve">, une structure destinée à unir les forces vives du village, à promouvoir la solidarité entre ses ressortissants et à contribuer activement au progrès social, économique et culturel de la communauté.</w:t>
      </w:r>
    </w:p>
    <w:sdt>
      <w:sdtPr>
        <w:id w:val="148228115"/>
        <w:tag w:val="goog_rdk_1"/>
      </w:sdtPr>
      <w:sdtContent>
        <w:p w:rsidR="00000000" w:rsidDel="00000000" w:rsidP="00000000" w:rsidRDefault="00000000" w:rsidRPr="00000000" w14:paraId="00000016">
          <w:pPr>
            <w:rPr>
              <w:rFonts w:ascii="Arial Narrow" w:cs="Arial Narrow" w:eastAsia="Arial Narrow" w:hAnsi="Arial Narrow"/>
              <w:b w:val="1"/>
              <w:bCs w:val="1"/>
              <w:shd w:fill="fff2cc" w:val="clear"/>
              <w:rPrChange w:author="Abdoulaye N'Gaide" w:id="0" w:date="2026-04-03T07:42:43Z">
                <w:rPr>
                  <w:rFonts w:ascii="Arial Narrow" w:cs="Arial Narrow" w:eastAsia="Arial Narrow" w:hAnsi="Arial Narrow"/>
                  <w:b w:val="1"/>
                  <w:bCs w:val="1"/>
                  <w:highlight w:val="green"/>
                </w:rPr>
              </w:rPrChange>
            </w:rPr>
          </w:pPr>
          <w:sdt>
            <w:sdtPr>
              <w:id w:val="1666757563"/>
              <w:tag w:val="goog_rdk_0"/>
            </w:sdtPr>
            <w:sdtContent>
              <w:r w:rsidDel="00000000" w:rsidR="00000000" w:rsidRPr="00000000">
                <w:rPr>
                  <w:rFonts w:ascii="Arial Narrow" w:cs="Arial Narrow" w:eastAsia="Arial Narrow" w:hAnsi="Arial Narrow"/>
                  <w:b w:val="1"/>
                  <w:bCs w:val="1"/>
                  <w:shd w:fill="fff2cc" w:val="clear"/>
                  <w:rtl w:val="0"/>
                  <w:rPrChange w:author="Abdoulaye N'Gaide" w:id="0" w:date="2026-04-03T07:42:43Z">
                    <w:rPr>
                      <w:rFonts w:ascii="Arial Narrow" w:cs="Arial Narrow" w:eastAsia="Arial Narrow" w:hAnsi="Arial Narrow"/>
                      <w:b w:val="1"/>
                      <w:bCs w:val="1"/>
                      <w:highlight w:val="green"/>
                    </w:rPr>
                  </w:rPrChange>
                </w:rPr>
                <w:t xml:space="preserve">Contexte d’une manière résumée</w:t>
              </w:r>
            </w:sdtContent>
          </w:sdt>
        </w:p>
      </w:sdtContent>
    </w:sdt>
    <w:sdt>
      <w:sdtPr>
        <w:id w:val="84603760"/>
        <w:tag w:val="goog_rdk_3"/>
      </w:sdtPr>
      <w:sdtContent>
        <w:p w:rsidR="00000000" w:rsidDel="00000000" w:rsidP="00000000" w:rsidRDefault="00000000" w:rsidRPr="00000000" w14:paraId="00000017">
          <w:pPr>
            <w:rPr>
              <w:rFonts w:ascii="Arial Narrow" w:cs="Arial Narrow" w:eastAsia="Arial Narrow" w:hAnsi="Arial Narrow"/>
              <w:shd w:fill="fff2cc" w:val="clear"/>
              <w:rPrChange w:author="Abdoulaye N'Gaide" w:id="0" w:date="2026-04-03T07:42:43Z">
                <w:rPr>
                  <w:rFonts w:ascii="Arial Narrow" w:cs="Arial Narrow" w:eastAsia="Arial Narrow" w:hAnsi="Arial Narrow"/>
                  <w:highlight w:val="green"/>
                </w:rPr>
              </w:rPrChange>
            </w:rPr>
          </w:pPr>
          <w:sdt>
            <w:sdtPr>
              <w:id w:val="-247129199"/>
              <w:tag w:val="goog_rdk_2"/>
            </w:sdtPr>
            <w:sdtContent>
              <w:r w:rsidDel="00000000" w:rsidR="00000000" w:rsidRPr="00000000">
                <w:rPr>
                  <w:rFonts w:ascii="Arial Narrow" w:cs="Arial Narrow" w:eastAsia="Arial Narrow" w:hAnsi="Arial Narrow"/>
                  <w:shd w:fill="fff2cc" w:val="clear"/>
                  <w:rtl w:val="0"/>
                  <w:rPrChange w:author="Abdoulaye N'Gaide" w:id="0" w:date="2026-04-03T07:42:43Z">
                    <w:rPr>
                      <w:rFonts w:ascii="Arial Narrow" w:cs="Arial Narrow" w:eastAsia="Arial Narrow" w:hAnsi="Arial Narrow"/>
                      <w:highlight w:val="green"/>
                    </w:rPr>
                  </w:rPrChange>
                </w:rPr>
                <w:t xml:space="preserve">L’association Yelitaré thide vise à unir toutes les forces vives de thide pour promouvoir un développement réel, durable et autonome du village, sans dépendre d’aides extérieures. Elle met l’accent sur l’organisation, la solidarité et la responsabilité collective.</w:t>
              </w:r>
            </w:sdtContent>
          </w:sdt>
        </w:p>
      </w:sdtContent>
    </w:sdt>
    <w:sdt>
      <w:sdtPr>
        <w:id w:val="1510904797"/>
        <w:tag w:val="goog_rdk_5"/>
      </w:sdtPr>
      <w:sdtContent>
        <w:p w:rsidR="00000000" w:rsidDel="00000000" w:rsidP="00000000" w:rsidRDefault="00000000" w:rsidRPr="00000000" w14:paraId="00000018">
          <w:pPr>
            <w:rPr>
              <w:rFonts w:ascii="Arial Narrow" w:cs="Arial Narrow" w:eastAsia="Arial Narrow" w:hAnsi="Arial Narrow"/>
              <w:shd w:fill="fff2cc" w:val="clear"/>
              <w:rPrChange w:author="Abdoulaye N'Gaide" w:id="0" w:date="2026-04-03T07:42:43Z">
                <w:rPr>
                  <w:rFonts w:ascii="Arial Narrow" w:cs="Arial Narrow" w:eastAsia="Arial Narrow" w:hAnsi="Arial Narrow"/>
                  <w:highlight w:val="green"/>
                </w:rPr>
              </w:rPrChange>
            </w:rPr>
          </w:pPr>
          <w:sdt>
            <w:sdtPr>
              <w:id w:val="-998348207"/>
              <w:tag w:val="goog_rdk_4"/>
            </w:sdtPr>
            <w:sdtContent>
              <w:r w:rsidDel="00000000" w:rsidR="00000000" w:rsidRPr="00000000">
                <w:rPr>
                  <w:rFonts w:ascii="Arial Narrow" w:cs="Arial Narrow" w:eastAsia="Arial Narrow" w:hAnsi="Arial Narrow"/>
                  <w:shd w:fill="fff2cc" w:val="clear"/>
                  <w:rtl w:val="0"/>
                  <w:rPrChange w:author="Abdoulaye N'Gaide" w:id="0" w:date="2026-04-03T07:42:43Z">
                    <w:rPr>
                      <w:rFonts w:ascii="Arial Narrow" w:cs="Arial Narrow" w:eastAsia="Arial Narrow" w:hAnsi="Arial Narrow"/>
                      <w:highlight w:val="green"/>
                    </w:rPr>
                  </w:rPrChange>
                </w:rPr>
                <w:t xml:space="preserve">Après des expériences passées et des difficultés liées au manque de cadre structuré, les membres ont décidé de créer une association formelle, avec des règles claires, une gestion transparente et une gouvernance rigoureuse.</w:t>
              </w:r>
            </w:sdtContent>
          </w:sdt>
        </w:p>
      </w:sdtContent>
    </w:sdt>
    <w:sdt>
      <w:sdtPr>
        <w:id w:val="-1807749568"/>
        <w:tag w:val="goog_rdk_7"/>
      </w:sdtPr>
      <w:sdtContent>
        <w:p w:rsidR="00000000" w:rsidDel="00000000" w:rsidP="00000000" w:rsidRDefault="00000000" w:rsidRPr="00000000" w14:paraId="00000019">
          <w:pPr>
            <w:rPr>
              <w:rFonts w:ascii="Arial Narrow" w:cs="Arial Narrow" w:eastAsia="Arial Narrow" w:hAnsi="Arial Narrow"/>
              <w:shd w:fill="fff2cc" w:val="clear"/>
              <w:rPrChange w:author="Abdoulaye N'Gaide" w:id="0" w:date="2026-04-03T07:42:43Z">
                <w:rPr>
                  <w:rFonts w:ascii="Arial Narrow" w:cs="Arial Narrow" w:eastAsia="Arial Narrow" w:hAnsi="Arial Narrow"/>
                  <w:highlight w:val="green"/>
                </w:rPr>
              </w:rPrChange>
            </w:rPr>
          </w:pPr>
          <w:sdt>
            <w:sdtPr>
              <w:id w:val="300268080"/>
              <w:tag w:val="goog_rdk_6"/>
            </w:sdtPr>
            <w:sdtContent>
              <w:r w:rsidDel="00000000" w:rsidR="00000000" w:rsidRPr="00000000">
                <w:rPr>
                  <w:rFonts w:ascii="Arial Narrow" w:cs="Arial Narrow" w:eastAsia="Arial Narrow" w:hAnsi="Arial Narrow"/>
                  <w:shd w:fill="fff2cc" w:val="clear"/>
                  <w:rtl w:val="0"/>
                  <w:rPrChange w:author="Abdoulaye N'Gaide" w:id="0" w:date="2026-04-03T07:42:43Z">
                    <w:rPr>
                      <w:rFonts w:ascii="Arial Narrow" w:cs="Arial Narrow" w:eastAsia="Arial Narrow" w:hAnsi="Arial Narrow"/>
                      <w:highlight w:val="green"/>
                    </w:rPr>
                  </w:rPrChange>
                </w:rPr>
                <w:t xml:space="preserve">Enfin, l’association repose sur des valeurs de confiance, d’engagement et de travail commun, avec pour objectif principal le bien-être et le progrès de toute la communauté.</w:t>
              </w:r>
            </w:sdtContent>
          </w:sdt>
        </w:p>
      </w:sdtContent>
    </w:sdt>
    <w:p w:rsidR="00000000" w:rsidDel="00000000" w:rsidP="00000000" w:rsidRDefault="00000000" w:rsidRPr="00000000" w14:paraId="0000001A">
      <w:pPr>
        <w:rPr>
          <w:rFonts w:ascii="Arial Narrow" w:cs="Arial Narrow" w:eastAsia="Arial Narrow" w:hAnsi="Arial Narrow"/>
          <w:highlight w:val="green"/>
        </w:rPr>
      </w:pPr>
      <w:r w:rsidDel="00000000" w:rsidR="00000000" w:rsidRPr="00000000">
        <w:rPr>
          <w:rtl w:val="0"/>
        </w:rPr>
      </w:r>
    </w:p>
    <w:p w:rsidR="00000000" w:rsidDel="00000000" w:rsidP="00000000" w:rsidRDefault="00000000" w:rsidRPr="00000000" w14:paraId="0000001B">
      <w:pPr>
        <w:pBdr>
          <w:left w:color="c9a84c" w:space="0" w:sz="12" w:val="single"/>
        </w:pBdr>
        <w:rPr>
          <w:rFonts w:ascii="Arial Narrow" w:cs="Arial Narrow" w:eastAsia="Arial Narrow" w:hAnsi="Arial Narrow"/>
          <w:b w:val="1"/>
          <w:bCs w:val="1"/>
          <w:color w:val="1f4e79"/>
          <w:sz w:val="24"/>
          <w:szCs w:val="24"/>
        </w:rPr>
      </w:pPr>
      <w:r w:rsidDel="00000000" w:rsidR="00000000" w:rsidRPr="00000000">
        <w:rPr>
          <w:rtl w:val="0"/>
        </w:rPr>
      </w:r>
    </w:p>
    <w:p w:rsidR="00000000" w:rsidDel="00000000" w:rsidP="00000000" w:rsidRDefault="00000000" w:rsidRPr="00000000" w14:paraId="0000001C">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 : Dénomination</w:t>
      </w:r>
      <w:r w:rsidDel="00000000" w:rsidR="00000000" w:rsidRPr="00000000">
        <w:rPr>
          <w:rtl w:val="0"/>
        </w:rPr>
      </w:r>
    </w:p>
    <w:p w:rsidR="00000000" w:rsidDel="00000000" w:rsidP="00000000" w:rsidRDefault="00000000" w:rsidRPr="00000000" w14:paraId="0000001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Il est créé une organisation communautaire inclusive dénommée : </w:t>
      </w:r>
      <w:r w:rsidDel="00000000" w:rsidR="00000000" w:rsidRPr="00000000">
        <w:rPr>
          <w:rFonts w:ascii="Arial Narrow" w:cs="Arial Narrow" w:eastAsia="Arial Narrow" w:hAnsi="Arial Narrow"/>
          <w:b w:val="1"/>
          <w:bCs w:val="1"/>
          <w:color w:val="1f4e79"/>
          <w:sz w:val="24"/>
          <w:szCs w:val="24"/>
          <w:rtl w:val="0"/>
        </w:rPr>
        <w:t xml:space="preserve">«</w:t>
      </w:r>
      <w:r w:rsidDel="00000000" w:rsidR="00000000" w:rsidRPr="00000000">
        <w:rPr>
          <w:b w:val="1"/>
          <w:bCs w:val="1"/>
          <w:color w:val="1f4e79"/>
          <w:sz w:val="24"/>
          <w:szCs w:val="24"/>
          <w:rtl w:val="0"/>
        </w:rPr>
        <w:t xml:space="preserve"> </w:t>
      </w:r>
      <w:r w:rsidDel="00000000" w:rsidR="00000000" w:rsidRPr="00000000">
        <w:rPr>
          <w:rFonts w:ascii="Arial Narrow" w:cs="Arial Narrow" w:eastAsia="Arial Narrow" w:hAnsi="Arial Narrow"/>
          <w:b w:val="1"/>
          <w:bCs w:val="1"/>
          <w:color w:val="1f4e79"/>
          <w:sz w:val="24"/>
          <w:szCs w:val="24"/>
          <w:rtl w:val="0"/>
        </w:rPr>
        <w:t xml:space="preserve">Yellitaare Thidé</w:t>
      </w:r>
      <w:r w:rsidDel="00000000" w:rsidR="00000000" w:rsidRPr="00000000">
        <w:rPr>
          <w:b w:val="1"/>
          <w:bCs w:val="1"/>
          <w:color w:val="1f4e79"/>
          <w:sz w:val="24"/>
          <w:szCs w:val="24"/>
          <w:rtl w:val="0"/>
        </w:rPr>
        <w:t xml:space="preserve"> </w:t>
      </w:r>
      <w:r w:rsidDel="00000000" w:rsidR="00000000" w:rsidRPr="00000000">
        <w:rPr>
          <w:rFonts w:ascii="Arial Narrow" w:cs="Arial Narrow" w:eastAsia="Arial Narrow" w:hAnsi="Arial Narrow"/>
          <w:b w:val="1"/>
          <w:bCs w:val="1"/>
          <w:color w:val="1f4e79"/>
          <w:sz w:val="24"/>
          <w:szCs w:val="24"/>
          <w:rtl w:val="0"/>
        </w:rPr>
        <w:t xml:space="preserve">»</w:t>
      </w:r>
      <w:r w:rsidDel="00000000" w:rsidR="00000000" w:rsidRPr="00000000">
        <w:rPr>
          <w:rtl w:val="0"/>
        </w:rPr>
      </w:r>
    </w:p>
    <w:p w:rsidR="00000000" w:rsidDel="00000000" w:rsidP="00000000" w:rsidRDefault="00000000" w:rsidRPr="00000000" w14:paraId="0000001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ci-après désignée «</w:t>
      </w:r>
      <w:r w:rsidDel="00000000" w:rsidR="00000000" w:rsidRPr="00000000">
        <w:rPr>
          <w:rtl w:val="0"/>
        </w:rPr>
        <w:t xml:space="preserve"> </w:t>
      </w:r>
      <w:r w:rsidDel="00000000" w:rsidR="00000000" w:rsidRPr="00000000">
        <w:rPr>
          <w:rFonts w:ascii="Arial Narrow" w:cs="Arial Narrow" w:eastAsia="Arial Narrow" w:hAnsi="Arial Narrow"/>
          <w:rtl w:val="0"/>
        </w:rPr>
        <w:t xml:space="preserve">Yellitaare Thidé</w:t>
      </w:r>
      <w:r w:rsidDel="00000000" w:rsidR="00000000" w:rsidRPr="00000000">
        <w:rPr>
          <w:rtl w:val="0"/>
        </w:rPr>
        <w:t xml:space="preserve"> </w:t>
      </w:r>
      <w:r w:rsidDel="00000000" w:rsidR="00000000" w:rsidRPr="00000000">
        <w:rPr>
          <w:rFonts w:ascii="Arial Narrow" w:cs="Arial Narrow" w:eastAsia="Arial Narrow" w:hAnsi="Arial Narrow"/>
          <w:rtl w:val="0"/>
        </w:rPr>
        <w:t xml:space="preserve">» dans les présents statuts.</w:t>
      </w:r>
    </w:p>
    <w:p w:rsidR="00000000" w:rsidDel="00000000" w:rsidP="00000000" w:rsidRDefault="00000000" w:rsidRPr="00000000" w14:paraId="0000001F">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 : Nature et caractère</w:t>
      </w:r>
      <w:r w:rsidDel="00000000" w:rsidR="00000000" w:rsidRPr="00000000">
        <w:rPr>
          <w:rtl w:val="0"/>
        </w:rPr>
      </w:r>
    </w:p>
    <w:p w:rsidR="00000000" w:rsidDel="00000000" w:rsidP="00000000" w:rsidRDefault="00000000" w:rsidRPr="00000000" w14:paraId="000000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L'Organisation est une structure communautaire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Apolitique</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À but non lucratif,</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Fondée sur la solidarité, la transparence et l'intérêt général,</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Ouverte à tous les ressortissants de Thidé, sans discrimination.</w:t>
      </w:r>
    </w:p>
    <w:p w:rsidR="00000000" w:rsidDel="00000000" w:rsidP="00000000" w:rsidRDefault="00000000" w:rsidRPr="00000000" w14:paraId="0000002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 : Siège social</w:t>
      </w:r>
      <w:r w:rsidDel="00000000" w:rsidR="00000000" w:rsidRPr="00000000">
        <w:rPr>
          <w:rtl w:val="0"/>
        </w:rPr>
      </w:r>
    </w:p>
    <w:p w:rsidR="00000000" w:rsidDel="00000000" w:rsidP="00000000" w:rsidRDefault="00000000" w:rsidRPr="00000000" w14:paraId="0000002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siège social est fixé à Nouakchott,</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siège peut</w:t>
      </w:r>
      <w:r w:rsidDel="00000000" w:rsidR="00000000" w:rsidRPr="00000000">
        <w:rPr>
          <w:rFonts w:ascii="Arial Narrow" w:cs="Arial Narrow" w:eastAsia="Arial Narrow" w:hAnsi="Arial Narrow"/>
          <w:rtl w:val="0"/>
        </w:rPr>
        <w:t xml:space="preserve"> être transféré par décision du Comité de Gestion, après ratification par le Comité d’orientation et approbation par l'Assemblée Générale.</w:t>
      </w:r>
    </w:p>
    <w:p w:rsidR="00000000" w:rsidDel="00000000" w:rsidP="00000000" w:rsidRDefault="00000000" w:rsidRPr="00000000" w14:paraId="00000028">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4 : Durée</w:t>
      </w:r>
      <w:r w:rsidDel="00000000" w:rsidR="00000000" w:rsidRPr="00000000">
        <w:rPr>
          <w:rtl w:val="0"/>
        </w:rPr>
      </w:r>
    </w:p>
    <w:p w:rsidR="00000000" w:rsidDel="00000000" w:rsidP="00000000" w:rsidRDefault="00000000" w:rsidRPr="00000000" w14:paraId="0000002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durée de l'Organisation est illimitée, sauf dissolution prononcée conformément aux présents statuts.</w:t>
      </w:r>
    </w:p>
    <w:p w:rsidR="00000000" w:rsidDel="00000000" w:rsidP="00000000" w:rsidRDefault="00000000" w:rsidRPr="00000000" w14:paraId="0000002A">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B">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II — OBJECTIFS ET PRINCIPES</w:t>
      </w:r>
      <w:r w:rsidDel="00000000" w:rsidR="00000000" w:rsidRPr="00000000">
        <w:rPr>
          <w:rtl w:val="0"/>
        </w:rPr>
      </w:r>
    </w:p>
    <w:p w:rsidR="00000000" w:rsidDel="00000000" w:rsidP="00000000" w:rsidRDefault="00000000" w:rsidRPr="00000000" w14:paraId="0000002C">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5 : Mission et objectifs généraux</w:t>
      </w:r>
      <w:r w:rsidDel="00000000" w:rsidR="00000000" w:rsidRPr="00000000">
        <w:rPr>
          <w:rtl w:val="0"/>
        </w:rPr>
      </w:r>
    </w:p>
    <w:p w:rsidR="00000000" w:rsidDel="00000000" w:rsidP="00000000" w:rsidRDefault="00000000" w:rsidRPr="00000000" w14:paraId="0000002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L'Organisation a pour mission de promouvoir le développement durable et </w:t>
      </w:r>
      <w:r w:rsidDel="00000000" w:rsidR="00000000" w:rsidRPr="00000000">
        <w:rPr>
          <w:rFonts w:ascii="Arial Narrow" w:cs="Arial Narrow" w:eastAsia="Arial Narrow" w:hAnsi="Arial Narrow"/>
          <w:rtl w:val="0"/>
        </w:rPr>
        <w:t xml:space="preserve">intégr</w:t>
      </w:r>
      <w:r w:rsidDel="00000000" w:rsidR="00000000" w:rsidRPr="00000000">
        <w:rPr>
          <w:rFonts w:ascii="Arial Narrow" w:cs="Arial Narrow" w:eastAsia="Arial Narrow" w:hAnsi="Arial Narrow"/>
          <w:rtl w:val="0"/>
        </w:rPr>
        <w:t xml:space="preserve">é du village de Thidé à travers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planification, le financement et la réalisation </w:t>
      </w:r>
      <w:sdt>
        <w:sdtPr>
          <w:id w:val="1817323906"/>
          <w:tag w:val="goog_rdk_8"/>
        </w:sdtPr>
        <w:sdtContent>
          <w:commentRangeStart w:id="0"/>
        </w:sdtContent>
      </w:s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d'infrastructures communautaires</w:t>
      </w:r>
      <w:commentRangeEnd w:id="0"/>
      <w:r w:rsidDel="00000000" w:rsidR="00000000" w:rsidRPr="00000000">
        <w:commentReference w:id="0"/>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w:t>
      </w:r>
      <w:sdt>
        <w:sdtPr>
          <w:id w:val="1058091424"/>
          <w:tag w:val="goog_rdk_9"/>
        </w:sdtPr>
        <w:sdtContent>
          <w:commentRangeStart w:id="1"/>
        </w:sdtContent>
      </w:sdt>
      <w:sdt>
        <w:sdtPr>
          <w:id w:val="1882919176"/>
          <w:tag w:val="goog_rdk_10"/>
        </w:sdtPr>
        <w:sdtContent>
          <w:commentRangeStart w:id="2"/>
        </w:sdtContent>
      </w:sdt>
      <w:sdt>
        <w:sdtPr>
          <w:id w:val="-1956668581"/>
          <w:tag w:val="goog_rdk_11"/>
        </w:sdtPr>
        <w:sdtContent>
          <w:commentRangeStart w:id="3"/>
        </w:sdtContent>
      </w:sdt>
      <w:r w:rsidDel="00000000" w:rsidR="00000000" w:rsidRPr="00000000">
        <w:rPr>
          <w:rFonts w:ascii="Arial Narrow" w:cs="Arial Narrow" w:eastAsia="Arial Narrow" w:hAnsi="Arial Narrow"/>
          <w:rtl w:val="0"/>
        </w:rPr>
        <w:t xml:space="preserve">écoles</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centres de santé,forage, mosquées),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L'accès à l'éducation et à la formation professionnelle,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sdt>
        <w:sdtPr>
          <w:id w:val="-1832328271"/>
          <w:tag w:val="goog_rdk_12"/>
        </w:sdtPr>
        <w:sdtContent>
          <w:commentRangeStart w:id="4"/>
        </w:sdtContent>
      </w:s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L'accès à l'eau potable, à l'électricité et à l'assainissement,</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soutien à la jeunesse, aux femmes, aux personnes vulnérables et aux initiatives économiques locales,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cohésion sociale, la préservation des valeurs culturelles et la gouvernance inclusive.</w:t>
      </w:r>
    </w:p>
    <w:p w:rsidR="00000000" w:rsidDel="00000000" w:rsidP="00000000" w:rsidRDefault="00000000" w:rsidRPr="00000000" w14:paraId="00000033">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6 : Principes directeurs</w:t>
      </w:r>
      <w:r w:rsidDel="00000000" w:rsidR="00000000" w:rsidRPr="00000000">
        <w:rPr>
          <w:rtl w:val="0"/>
        </w:rPr>
      </w:r>
    </w:p>
    <w:p w:rsidR="00000000" w:rsidDel="00000000" w:rsidP="00000000" w:rsidRDefault="00000000" w:rsidRPr="00000000" w14:paraId="0000003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L'Organisation repose sur les principes fondamentaux suivants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L'inclusivité : participation de tous, hommes, femmes, jeunes et diaspora,</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participation communautaire : décisions collectives et concertées,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transparence financière : gestion rigoureuse et accessible à tous,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redevabilité : obligation de rendre compte à la communauté,</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durabilité : pérennisation des projets et des infrastructures réalisées.</w:t>
      </w:r>
    </w:p>
    <w:p w:rsidR="00000000" w:rsidDel="00000000" w:rsidP="00000000" w:rsidRDefault="00000000" w:rsidRPr="00000000" w14:paraId="0000003A">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B">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III — MEMBRES ET STRUCTURATION GÉOGRAPHIQUE</w:t>
      </w:r>
      <w:r w:rsidDel="00000000" w:rsidR="00000000" w:rsidRPr="00000000">
        <w:rPr>
          <w:rtl w:val="0"/>
        </w:rPr>
      </w:r>
    </w:p>
    <w:p w:rsidR="00000000" w:rsidDel="00000000" w:rsidP="00000000" w:rsidRDefault="00000000" w:rsidRPr="00000000" w14:paraId="0000003C">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7 : Membres</w:t>
      </w:r>
      <w:r w:rsidDel="00000000" w:rsidR="00000000" w:rsidRPr="00000000">
        <w:rPr>
          <w:rtl w:val="0"/>
        </w:rPr>
      </w:r>
    </w:p>
    <w:p w:rsidR="00000000" w:rsidDel="00000000" w:rsidP="00000000" w:rsidRDefault="00000000" w:rsidRPr="00000000" w14:paraId="0000003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Peut être membre, toute personne ressortissante ou issue de Thidé, engagée dans le développement du village, quel que soit son lieu de résidence.</w:t>
      </w:r>
    </w:p>
    <w:p w:rsidR="00000000" w:rsidDel="00000000" w:rsidP="00000000" w:rsidRDefault="00000000" w:rsidRPr="00000000" w14:paraId="0000003E">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8 :Sections de représentation</w:t>
      </w:r>
      <w:r w:rsidDel="00000000" w:rsidR="00000000" w:rsidRPr="00000000">
        <w:rPr>
          <w:rtl w:val="0"/>
        </w:rPr>
      </w:r>
    </w:p>
    <w:p w:rsidR="00000000" w:rsidDel="00000000" w:rsidP="00000000" w:rsidRDefault="00000000" w:rsidRPr="00000000" w14:paraId="0000003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communauté est structurée en trois sections géographiques de représentation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Section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1 — Village : résidents permanents de Thidé et des localités environnantes,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Section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2 — Ressortissants nationaux : membres vivants dans d'autres villes de Mauritanie,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rtl w:val="0"/>
        </w:rPr>
        <w:t xml:space="preserve">Section </w:t>
      </w: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 3 — Diaspora internationale : membres vivant à l'étranger.</w:t>
      </w:r>
    </w:p>
    <w:p w:rsidR="00000000" w:rsidDel="00000000" w:rsidP="00000000" w:rsidRDefault="00000000" w:rsidRPr="00000000" w14:paraId="0000004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Chaque section est représentée proportionnellement à son poids démographique et à sa participation active.</w:t>
      </w:r>
    </w:p>
    <w:p w:rsidR="00000000" w:rsidDel="00000000" w:rsidP="00000000" w:rsidRDefault="00000000" w:rsidRPr="00000000" w14:paraId="00000044">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9 : Droits et devoirs des membres</w:t>
      </w:r>
      <w:r w:rsidDel="00000000" w:rsidR="00000000" w:rsidRPr="00000000">
        <w:rPr>
          <w:rtl w:val="0"/>
        </w:rPr>
      </w:r>
    </w:p>
    <w:p w:rsidR="00000000" w:rsidDel="00000000" w:rsidP="00000000" w:rsidRDefault="00000000" w:rsidRPr="00000000" w14:paraId="00000045">
      <w:pPr>
        <w:rPr>
          <w:rFonts w:ascii="Arial Narrow" w:cs="Arial Narrow" w:eastAsia="Arial Narrow" w:hAnsi="Arial Narrow"/>
        </w:rPr>
      </w:pPr>
      <w:r w:rsidDel="00000000" w:rsidR="00000000" w:rsidRPr="00000000">
        <w:rPr>
          <w:rFonts w:ascii="Arial Narrow" w:cs="Arial Narrow" w:eastAsia="Arial Narrow" w:hAnsi="Arial Narrow"/>
          <w:b w:val="1"/>
          <w:bCs w:val="1"/>
          <w:color w:val="2e75b6"/>
          <w:u w:val="single"/>
          <w:rtl w:val="0"/>
        </w:rPr>
        <w:t xml:space="preserve">Droits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Participer aux Assemblées Générales et aux décisions collectives,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Élire et être élu aux différents organes de l'Organisation,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Accéder aux informations financières et aux rapports d'activité,</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Formuler des propositions et soumettre des projets communautaires.</w:t>
      </w:r>
    </w:p>
    <w:p w:rsidR="00000000" w:rsidDel="00000000" w:rsidP="00000000" w:rsidRDefault="00000000" w:rsidRPr="00000000" w14:paraId="0000004A">
      <w:pPr>
        <w:rPr>
          <w:rFonts w:ascii="Arial Narrow" w:cs="Arial Narrow" w:eastAsia="Arial Narrow" w:hAnsi="Arial Narrow"/>
        </w:rPr>
      </w:pPr>
      <w:r w:rsidDel="00000000" w:rsidR="00000000" w:rsidRPr="00000000">
        <w:rPr>
          <w:rFonts w:ascii="Arial Narrow" w:cs="Arial Narrow" w:eastAsia="Arial Narrow" w:hAnsi="Arial Narrow"/>
          <w:b w:val="1"/>
          <w:bCs w:val="1"/>
          <w:color w:val="2e75b6"/>
          <w:u w:val="single"/>
          <w:rtl w:val="0"/>
        </w:rPr>
        <w:t xml:space="preserve">Devoirs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Respecter et appliquer les présents statuts et le règlement intérieur,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Contribuer financièrement selon ses moyens et les modalités fixées,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Préserver l'unité et la cohésion communautaire,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Participer activement aux activités et projets de l'Organisation.</w:t>
      </w:r>
    </w:p>
    <w:p w:rsidR="00000000" w:rsidDel="00000000" w:rsidP="00000000" w:rsidRDefault="00000000" w:rsidRPr="00000000" w14:paraId="0000004F">
      <w:pPr>
        <w:pageBreakBefore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0">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IV — ORGANES DE GOUVERNANCE</w:t>
      </w:r>
      <w:r w:rsidDel="00000000" w:rsidR="00000000" w:rsidRPr="00000000">
        <w:rPr>
          <w:rtl w:val="0"/>
        </w:rPr>
      </w:r>
    </w:p>
    <w:p w:rsidR="00000000" w:rsidDel="00000000" w:rsidP="00000000" w:rsidRDefault="00000000" w:rsidRPr="00000000" w14:paraId="00000051">
      <w:pPr>
        <w:rPr>
          <w:rFonts w:ascii="Arial Narrow" w:cs="Arial Narrow" w:eastAsia="Arial Narrow" w:hAnsi="Arial Narrow"/>
        </w:rPr>
      </w:pPr>
      <w:sdt>
        <w:sdtPr>
          <w:id w:val="1974283029"/>
          <w:tag w:val="goog_rdk_13"/>
        </w:sdtPr>
        <w:sdtContent>
          <w:commentRangeStart w:id="5"/>
        </w:sdtContent>
      </w:sdt>
      <w:sdt>
        <w:sdtPr>
          <w:id w:val="-335392571"/>
          <w:tag w:val="goog_rdk_14"/>
        </w:sdtPr>
        <w:sdtContent>
          <w:commentRangeStart w:id="6"/>
        </w:sdtContent>
      </w:sdt>
      <w:sdt>
        <w:sdtPr>
          <w:id w:val="2105383067"/>
          <w:tag w:val="goog_rdk_15"/>
        </w:sdtPr>
        <w:sdtContent>
          <w:commentRangeStart w:id="7"/>
        </w:sdtContent>
      </w:sdt>
      <w:r w:rsidDel="00000000" w:rsidR="00000000" w:rsidRPr="00000000">
        <w:rPr>
          <w:rFonts w:ascii="Arial Narrow" w:cs="Arial Narrow" w:eastAsia="Arial Narrow" w:hAnsi="Arial Narrow"/>
          <w:rtl w:val="0"/>
        </w:rPr>
        <w:t xml:space="preserve">L'Organisation est gouvernée par trois organes principaux, distincts et complémentaires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L'Assemblée Générale (AG) — organe souverain,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Comité de Gestion (CG) — organe exécutif,</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Comité d'Orientation Stratégique et de Contrôle (COSC) — organe de supervision.</w:t>
      </w:r>
    </w:p>
    <w:p w:rsidR="00000000" w:rsidDel="00000000" w:rsidP="00000000" w:rsidRDefault="00000000" w:rsidRPr="00000000" w14:paraId="0000005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Ces organes fonctionnent de manière autonome mais coordonnée, dans le respect du principe de séparation des pouvoirs communautaires.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56">
      <w:pPr>
        <w:pBdr>
          <w:bottom w:color="cccccc" w:space="0" w:sz="4" w:val="single"/>
        </w:pBdr>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57">
      <w:pPr>
        <w:pBdr>
          <w:bottom w:color="cccccc" w:space="0" w:sz="4" w:val="single"/>
        </w:pBd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L’Organisation est dotée de </w:t>
      </w:r>
      <w:r w:rsidDel="00000000" w:rsidR="00000000" w:rsidRPr="00000000">
        <w:rPr>
          <w:rFonts w:ascii="Arial Narrow" w:cs="Arial Narrow" w:eastAsia="Arial Narrow" w:hAnsi="Arial Narrow"/>
          <w:b w:val="1"/>
          <w:bCs w:val="1"/>
          <w:highlight w:val="green"/>
          <w:rtl w:val="0"/>
        </w:rPr>
        <w:t xml:space="preserve">quatre organes distincts et   complémentaires</w:t>
      </w:r>
      <w:r w:rsidDel="00000000" w:rsidR="00000000" w:rsidRPr="00000000">
        <w:rPr>
          <w:rFonts w:ascii="Arial Narrow" w:cs="Arial Narrow" w:eastAsia="Arial Narrow" w:hAnsi="Arial Narrow"/>
          <w:highlight w:val="green"/>
          <w:rtl w:val="0"/>
        </w:rPr>
        <w:t xml:space="preserve"> :                                                                                                            </w:t>
      </w:r>
    </w:p>
    <w:p w:rsidR="00000000" w:rsidDel="00000000" w:rsidP="00000000" w:rsidRDefault="00000000" w:rsidRPr="00000000" w14:paraId="00000058">
      <w:pPr>
        <w:numPr>
          <w:ilvl w:val="0"/>
          <w:numId w:val="4"/>
        </w:numPr>
        <w:pBdr>
          <w:bottom w:color="cccccc" w:space="0" w:sz="4" w:val="single"/>
        </w:pBdr>
        <w:spacing w:after="0" w:afterAutospacing="0" w:before="24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b w:val="1"/>
          <w:bCs w:val="1"/>
          <w:highlight w:val="green"/>
          <w:rtl w:val="0"/>
        </w:rPr>
        <w:t xml:space="preserve">L’Assemblée Générale (AG)</w:t>
      </w:r>
      <w:r w:rsidDel="00000000" w:rsidR="00000000" w:rsidRPr="00000000">
        <w:rPr>
          <w:rFonts w:ascii="Arial Narrow" w:cs="Arial Narrow" w:eastAsia="Arial Narrow" w:hAnsi="Arial Narrow"/>
          <w:highlight w:val="green"/>
          <w:rtl w:val="0"/>
        </w:rPr>
        <w:t xml:space="preserve">, organe souverain de délibération et de décision ;</w:t>
      </w:r>
    </w:p>
    <w:p w:rsidR="00000000" w:rsidDel="00000000" w:rsidP="00000000" w:rsidRDefault="00000000" w:rsidRPr="00000000" w14:paraId="00000059">
      <w:pPr>
        <w:numPr>
          <w:ilvl w:val="0"/>
          <w:numId w:val="4"/>
        </w:numPr>
        <w:pBdr>
          <w:bottom w:color="cccccc" w:space="0" w:sz="4" w:val="single"/>
        </w:pBdr>
        <w:spacing w:after="0" w:afterAutospacing="0" w:before="0" w:beforeAutospacing="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b w:val="1"/>
          <w:bCs w:val="1"/>
          <w:highlight w:val="green"/>
          <w:rtl w:val="0"/>
        </w:rPr>
        <w:t xml:space="preserve">Le Comité de Gestion (CG)</w:t>
      </w:r>
      <w:r w:rsidDel="00000000" w:rsidR="00000000" w:rsidRPr="00000000">
        <w:rPr>
          <w:rFonts w:ascii="Arial Narrow" w:cs="Arial Narrow" w:eastAsia="Arial Narrow" w:hAnsi="Arial Narrow"/>
          <w:highlight w:val="green"/>
          <w:rtl w:val="0"/>
        </w:rPr>
        <w:t xml:space="preserve">, organe exécutif chargé de la mise en œuvre des décisions ;</w:t>
      </w:r>
    </w:p>
    <w:p w:rsidR="00000000" w:rsidDel="00000000" w:rsidP="00000000" w:rsidRDefault="00000000" w:rsidRPr="00000000" w14:paraId="0000005A">
      <w:pPr>
        <w:numPr>
          <w:ilvl w:val="0"/>
          <w:numId w:val="4"/>
        </w:numPr>
        <w:pBdr>
          <w:bottom w:color="cccccc" w:space="0" w:sz="4" w:val="single"/>
        </w:pBdr>
        <w:spacing w:after="0" w:afterAutospacing="0" w:before="0" w:beforeAutospacing="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b w:val="1"/>
          <w:bCs w:val="1"/>
          <w:highlight w:val="green"/>
          <w:rtl w:val="0"/>
        </w:rPr>
        <w:t xml:space="preserve">Le Comité d’Orientation Stratégique et de Contrôle (COSC)</w:t>
      </w:r>
      <w:r w:rsidDel="00000000" w:rsidR="00000000" w:rsidRPr="00000000">
        <w:rPr>
          <w:rFonts w:ascii="Arial Narrow" w:cs="Arial Narrow" w:eastAsia="Arial Narrow" w:hAnsi="Arial Narrow"/>
          <w:highlight w:val="green"/>
          <w:rtl w:val="0"/>
        </w:rPr>
        <w:t xml:space="preserve">, organe de supervision, d’orientation et de contrôle ;</w:t>
      </w:r>
    </w:p>
    <w:p w:rsidR="00000000" w:rsidDel="00000000" w:rsidP="00000000" w:rsidRDefault="00000000" w:rsidRPr="00000000" w14:paraId="0000005B">
      <w:pPr>
        <w:numPr>
          <w:ilvl w:val="0"/>
          <w:numId w:val="4"/>
        </w:numPr>
        <w:pBdr>
          <w:bottom w:color="cccccc" w:space="0" w:sz="4" w:val="single"/>
        </w:pBdr>
        <w:spacing w:after="240" w:before="0" w:beforeAutospacing="0" w:lineRule="auto"/>
        <w:ind w:left="720" w:hanging="360"/>
        <w:rPr>
          <w:rFonts w:ascii="Arial Narrow" w:cs="Arial Narrow" w:eastAsia="Arial Narrow" w:hAnsi="Arial Narrow"/>
          <w:highlight w:val="green"/>
        </w:rPr>
      </w:pPr>
      <w:sdt>
        <w:sdtPr>
          <w:id w:val="554728779"/>
          <w:tag w:val="goog_rdk_16"/>
        </w:sdtPr>
        <w:sdtContent>
          <w:commentRangeStart w:id="8"/>
        </w:sdtContent>
      </w:sdt>
      <w:r w:rsidDel="00000000" w:rsidR="00000000" w:rsidRPr="00000000">
        <w:rPr>
          <w:rFonts w:ascii="Arial Narrow" w:cs="Arial Narrow" w:eastAsia="Arial Narrow" w:hAnsi="Arial Narrow"/>
          <w:b w:val="1"/>
          <w:bCs w:val="1"/>
          <w:highlight w:val="green"/>
          <w:rtl w:val="0"/>
        </w:rPr>
        <w:t xml:space="preserve">La Chefferie du village</w:t>
      </w:r>
      <w:r w:rsidDel="00000000" w:rsidR="00000000" w:rsidRPr="00000000">
        <w:rPr>
          <w:rFonts w:ascii="Arial Narrow" w:cs="Arial Narrow" w:eastAsia="Arial Narrow" w:hAnsi="Arial Narrow"/>
          <w:highlight w:val="green"/>
          <w:rtl w:val="0"/>
        </w:rPr>
        <w:t xml:space="preserve">, instance coutumière et honorifique, garante des valeurs traditionnelles, de la cohésion sociale et de la mémoire collective de la communauté.</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C">
      <w:pPr>
        <w:pBdr>
          <w:bottom w:color="cccccc" w:space="0" w:sz="4" w:val="single"/>
        </w:pBd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Les trois premiers organes exercent les responsabilités </w:t>
      </w:r>
      <w:r w:rsidDel="00000000" w:rsidR="00000000" w:rsidRPr="00000000">
        <w:rPr>
          <w:rFonts w:ascii="Arial Narrow" w:cs="Arial Narrow" w:eastAsia="Arial Narrow" w:hAnsi="Arial Narrow"/>
          <w:b w:val="1"/>
          <w:bCs w:val="1"/>
          <w:highlight w:val="green"/>
          <w:rtl w:val="0"/>
        </w:rPr>
        <w:t xml:space="preserve">administratives, décisionnelles et opérationnelles</w:t>
      </w:r>
      <w:r w:rsidDel="00000000" w:rsidR="00000000" w:rsidRPr="00000000">
        <w:rPr>
          <w:rFonts w:ascii="Arial Narrow" w:cs="Arial Narrow" w:eastAsia="Arial Narrow" w:hAnsi="Arial Narrow"/>
          <w:highlight w:val="green"/>
          <w:rtl w:val="0"/>
        </w:rPr>
        <w:t xml:space="preserve"> de l’Organisation dans le respect du principe de </w:t>
      </w:r>
      <w:r w:rsidDel="00000000" w:rsidR="00000000" w:rsidRPr="00000000">
        <w:rPr>
          <w:rFonts w:ascii="Arial Narrow" w:cs="Arial Narrow" w:eastAsia="Arial Narrow" w:hAnsi="Arial Narrow"/>
          <w:b w:val="1"/>
          <w:bCs w:val="1"/>
          <w:highlight w:val="green"/>
          <w:rtl w:val="0"/>
        </w:rPr>
        <w:t xml:space="preserve">séparation des fonctions</w:t>
      </w:r>
      <w:r w:rsidDel="00000000" w:rsidR="00000000" w:rsidRPr="00000000">
        <w:rPr>
          <w:rFonts w:ascii="Arial Narrow" w:cs="Arial Narrow" w:eastAsia="Arial Narrow" w:hAnsi="Arial Narrow"/>
          <w:highlight w:val="green"/>
          <w:rtl w:val="0"/>
        </w:rPr>
        <w:t xml:space="preserve">.</w:t>
      </w:r>
    </w:p>
    <w:p w:rsidR="00000000" w:rsidDel="00000000" w:rsidP="00000000" w:rsidRDefault="00000000" w:rsidRPr="00000000" w14:paraId="0000005D">
      <w:pPr>
        <w:pBdr>
          <w:bottom w:color="cccccc" w:space="0" w:sz="4" w:val="single"/>
        </w:pBd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La </w:t>
      </w:r>
      <w:r w:rsidDel="00000000" w:rsidR="00000000" w:rsidRPr="00000000">
        <w:rPr>
          <w:rFonts w:ascii="Arial Narrow" w:cs="Arial Narrow" w:eastAsia="Arial Narrow" w:hAnsi="Arial Narrow"/>
          <w:b w:val="1"/>
          <w:bCs w:val="1"/>
          <w:highlight w:val="green"/>
          <w:rtl w:val="0"/>
        </w:rPr>
        <w:t xml:space="preserve">Chefferie du village</w:t>
      </w:r>
      <w:r w:rsidDel="00000000" w:rsidR="00000000" w:rsidRPr="00000000">
        <w:rPr>
          <w:rFonts w:ascii="Arial Narrow" w:cs="Arial Narrow" w:eastAsia="Arial Narrow" w:hAnsi="Arial Narrow"/>
          <w:highlight w:val="green"/>
          <w:rtl w:val="0"/>
        </w:rPr>
        <w:t xml:space="preserve"> participe à la vie de l’Organisation </w:t>
      </w:r>
      <w:r w:rsidDel="00000000" w:rsidR="00000000" w:rsidRPr="00000000">
        <w:rPr>
          <w:rFonts w:ascii="Arial Narrow" w:cs="Arial Narrow" w:eastAsia="Arial Narrow" w:hAnsi="Arial Narrow"/>
          <w:b w:val="1"/>
          <w:bCs w:val="1"/>
          <w:highlight w:val="green"/>
          <w:rtl w:val="0"/>
        </w:rPr>
        <w:t xml:space="preserve">à titre consultatif et honorifique</w:t>
      </w:r>
      <w:r w:rsidDel="00000000" w:rsidR="00000000" w:rsidRPr="00000000">
        <w:rPr>
          <w:rFonts w:ascii="Arial Narrow" w:cs="Arial Narrow" w:eastAsia="Arial Narrow" w:hAnsi="Arial Narrow"/>
          <w:highlight w:val="green"/>
          <w:rtl w:val="0"/>
        </w:rPr>
        <w:t xml:space="preserve">, sans pouvoir exécutif ni décisionnel. Elle peut être sollicitée pour </w:t>
      </w:r>
      <w:r w:rsidDel="00000000" w:rsidR="00000000" w:rsidRPr="00000000">
        <w:rPr>
          <w:rFonts w:ascii="Arial Narrow" w:cs="Arial Narrow" w:eastAsia="Arial Narrow" w:hAnsi="Arial Narrow"/>
          <w:b w:val="1"/>
          <w:bCs w:val="1"/>
          <w:highlight w:val="green"/>
          <w:rtl w:val="0"/>
        </w:rPr>
        <w:t xml:space="preserve">des avis, médiations ou conseils</w:t>
      </w:r>
      <w:r w:rsidDel="00000000" w:rsidR="00000000" w:rsidRPr="00000000">
        <w:rPr>
          <w:rFonts w:ascii="Arial Narrow" w:cs="Arial Narrow" w:eastAsia="Arial Narrow" w:hAnsi="Arial Narrow"/>
          <w:highlight w:val="green"/>
          <w:rtl w:val="0"/>
        </w:rPr>
        <w:t xml:space="preserve">, notamment sur les questions touchant à la cohésion sociale, aux traditions et à l’intérêt général de la communaut</w:t>
      </w:r>
      <w:r w:rsidDel="00000000" w:rsidR="00000000" w:rsidRPr="00000000">
        <w:rPr>
          <w:rFonts w:ascii="Arial Narrow" w:cs="Arial Narrow" w:eastAsia="Arial Narrow" w:hAnsi="Arial Narrow"/>
          <w:highlight w:val="green"/>
          <w:rtl w:val="0"/>
        </w:rPr>
        <w:t xml:space="preserve">é.</w:t>
      </w:r>
    </w:p>
    <w:p w:rsidR="00000000" w:rsidDel="00000000" w:rsidP="00000000" w:rsidRDefault="00000000" w:rsidRPr="00000000" w14:paraId="0000005E">
      <w:pPr>
        <w:pBdr>
          <w:bottom w:color="cccccc" w:space="0" w:sz="4" w:val="single"/>
        </w:pBd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Ces organes fonctionnent de manière </w:t>
      </w:r>
      <w:r w:rsidDel="00000000" w:rsidR="00000000" w:rsidRPr="00000000">
        <w:rPr>
          <w:rFonts w:ascii="Arial Narrow" w:cs="Arial Narrow" w:eastAsia="Arial Narrow" w:hAnsi="Arial Narrow"/>
          <w:b w:val="1"/>
          <w:bCs w:val="1"/>
          <w:highlight w:val="green"/>
          <w:rtl w:val="0"/>
        </w:rPr>
        <w:t xml:space="preserve">autonome mais coordonnée</w:t>
      </w:r>
      <w:r w:rsidDel="00000000" w:rsidR="00000000" w:rsidRPr="00000000">
        <w:rPr>
          <w:rFonts w:ascii="Arial Narrow" w:cs="Arial Narrow" w:eastAsia="Arial Narrow" w:hAnsi="Arial Narrow"/>
          <w:highlight w:val="green"/>
          <w:rtl w:val="0"/>
        </w:rPr>
        <w:t xml:space="preserve">, dans un esprit de </w:t>
      </w:r>
      <w:r w:rsidDel="00000000" w:rsidR="00000000" w:rsidRPr="00000000">
        <w:rPr>
          <w:rFonts w:ascii="Arial Narrow" w:cs="Arial Narrow" w:eastAsia="Arial Narrow" w:hAnsi="Arial Narrow"/>
          <w:b w:val="1"/>
          <w:bCs w:val="1"/>
          <w:highlight w:val="green"/>
          <w:rtl w:val="0"/>
        </w:rPr>
        <w:t xml:space="preserve">concertation et de complémentarité</w:t>
      </w:r>
      <w:r w:rsidDel="00000000" w:rsidR="00000000" w:rsidRPr="00000000">
        <w:rPr>
          <w:rFonts w:ascii="Arial Narrow" w:cs="Arial Narrow" w:eastAsia="Arial Narrow" w:hAnsi="Arial Narrow"/>
          <w:highlight w:val="green"/>
          <w:rtl w:val="0"/>
        </w:rPr>
        <w:t xml:space="preserve">.</w:t>
      </w:r>
    </w:p>
    <w:p w:rsidR="00000000" w:rsidDel="00000000" w:rsidP="00000000" w:rsidRDefault="00000000" w:rsidRPr="00000000" w14:paraId="0000005F">
      <w:pPr>
        <w:pBdr>
          <w:bottom w:color="cccccc" w:space="0" w:sz="4" w:val="single"/>
        </w:pBdr>
        <w:rPr>
          <w:rFonts w:ascii="Arial Narrow" w:cs="Arial Narrow" w:eastAsia="Arial Narrow" w:hAnsi="Arial Narrow"/>
        </w:rPr>
      </w:pP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60">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6"/>
          <w:szCs w:val="26"/>
          <w:rtl w:val="0"/>
        </w:rPr>
        <w:t xml:space="preserve">Organes de Gouvernance — Schéma d’ensemble</w:t>
      </w:r>
      <w:r w:rsidDel="00000000" w:rsidR="00000000" w:rsidRPr="00000000">
        <w:rPr>
          <w:rtl w:val="0"/>
        </w:rPr>
      </w:r>
    </w:p>
    <w:p w:rsidR="00000000" w:rsidDel="00000000" w:rsidP="00000000" w:rsidRDefault="00000000" w:rsidRPr="00000000" w14:paraId="00000061">
      <w:pPr>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6076950" cy="6828472"/>
            <wp:effectExtent b="19050" l="19050" r="19050" t="19050"/>
            <wp:docPr id="3" name="image2.jpg"/>
            <a:graphic>
              <a:graphicData uri="http://schemas.openxmlformats.org/drawingml/2006/picture">
                <pic:pic>
                  <pic:nvPicPr>
                    <pic:cNvPr id="0" name="image2.jpg"/>
                    <pic:cNvPicPr preferRelativeResize="0"/>
                  </pic:nvPicPr>
                  <pic:blipFill>
                    <a:blip r:embed="rId9"/>
                    <a:srcRect b="0" l="1851" r="1851" t="0"/>
                    <a:stretch>
                      <a:fillRect/>
                    </a:stretch>
                  </pic:blipFill>
                  <pic:spPr>
                    <a:xfrm>
                      <a:off x="0" y="0"/>
                      <a:ext cx="6076950" cy="6828472"/>
                    </a:xfrm>
                    <a:prstGeom prst="rect"/>
                    <a:ln w="19050">
                      <a:solidFill>
                        <a:srgbClr val="156082"/>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pBdr>
          <w:bottom w:color="cccccc" w:space="0" w:sz="4" w:val="single"/>
        </w:pBdr>
        <w:ind w:left="720" w:hanging="360"/>
        <w:rPr>
          <w:rFonts w:ascii="Arial Narrow" w:cs="Arial Narrow" w:eastAsia="Arial Narrow" w:hAnsi="Arial Narrow"/>
          <w:u w:val="none"/>
        </w:rPr>
      </w:pPr>
      <w:sdt>
        <w:sdtPr>
          <w:id w:val="1694466608"/>
          <w:tag w:val="goog_rdk_17"/>
        </w:sdtPr>
        <w:sdtContent>
          <w:commentRangeStart w:id="9"/>
        </w:sdtContent>
      </w:sdt>
      <w:sdt>
        <w:sdtPr>
          <w:id w:val="1743676416"/>
          <w:tag w:val="goog_rdk_18"/>
        </w:sdtPr>
        <w:sdtContent>
          <w:commentRangeStart w:id="10"/>
        </w:sdtContent>
      </w:sdt>
      <w:r w:rsidDel="00000000" w:rsidR="00000000" w:rsidRPr="00000000">
        <w:rPr>
          <w:rFonts w:ascii="Arial Narrow" w:cs="Arial Narrow" w:eastAsia="Arial Narrow" w:hAnsi="Arial Narrow"/>
        </w:rPr>
        <w:drawing>
          <wp:inline distB="114300" distT="114300" distL="114300" distR="114300">
            <wp:extent cx="6119820" cy="6121400"/>
            <wp:effectExtent b="25400" l="25400" r="25400" t="254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19820" cy="6121400"/>
                    </a:xfrm>
                    <a:prstGeom prst="rect"/>
                    <a:ln w="25400">
                      <a:solidFill>
                        <a:srgbClr val="00FF00"/>
                      </a:solidFill>
                      <a:prstDash val="solid"/>
                    </a:ln>
                  </pic:spPr>
                </pic:pic>
              </a:graphicData>
            </a:graphic>
          </wp:inline>
        </w:drawing>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3">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4">
      <w:pPr>
        <w:shd w:fill="2e75b6"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28"/>
          <w:szCs w:val="28"/>
          <w:rtl w:val="0"/>
        </w:rPr>
        <w:t xml:space="preserve">CHAPITRE 1 — L'ASSEMBLÉE GÉNÉRALE (AG)</w:t>
      </w:r>
      <w:r w:rsidDel="00000000" w:rsidR="00000000" w:rsidRPr="00000000">
        <w:rPr>
          <w:rtl w:val="0"/>
        </w:rPr>
      </w:r>
    </w:p>
    <w:p w:rsidR="00000000" w:rsidDel="00000000" w:rsidP="00000000" w:rsidRDefault="00000000" w:rsidRPr="00000000" w14:paraId="0000006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10 : Rôle et souveraineté</w:t>
      </w:r>
      <w:r w:rsidDel="00000000" w:rsidR="00000000" w:rsidRPr="00000000">
        <w:rPr>
          <w:rtl w:val="0"/>
        </w:rPr>
      </w:r>
    </w:p>
    <w:p w:rsidR="00000000" w:rsidDel="00000000" w:rsidP="00000000" w:rsidRDefault="00000000" w:rsidRPr="00000000" w14:paraId="0000006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L'Assemblée Générale est l'organe souverain de l'Organisation. Elle représente l'ensemble des membres et constitue l'autorité suprême de décision. Toute décision majeure doit être validée ou ratifiée par elle.</w:t>
      </w:r>
    </w:p>
    <w:p w:rsidR="00000000" w:rsidDel="00000000" w:rsidP="00000000" w:rsidRDefault="00000000" w:rsidRPr="00000000" w14:paraId="0000006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Ses attributions sont les suivantes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b0f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b0f0"/>
          <w:sz w:val="22"/>
          <w:szCs w:val="22"/>
          <w:u w:val="none"/>
          <w:shd w:fill="auto" w:val="clear"/>
          <w:vertAlign w:val="baseline"/>
          <w:rtl w:val="0"/>
        </w:rPr>
        <w:t xml:space="preserve">Approuver les projets des grandes orientations stratégiques et programmatiques préparés par le Comité de Gestion et validés par le Comité d’orientation,</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Adopter, modifier ou abroger les statuts et le règlement intérieur,</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Approuver les rapports d'activité et les rapports financiers annuels,</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Élire et révoquer les membres du Comité de Gestion,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b0f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b0f0"/>
          <w:sz w:val="22"/>
          <w:szCs w:val="22"/>
          <w:u w:val="none"/>
          <w:shd w:fill="auto" w:val="clear"/>
          <w:vertAlign w:val="baseline"/>
          <w:rtl w:val="0"/>
        </w:rPr>
        <w:t xml:space="preserve">Élire et révoquer les membres du Comité d’orientation,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Valider les projets communautaires majeurs et les investissements importants,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Fixer les montants des cotisations et des contributions,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Statuer sur la dissolution ou la fusion de l'Organisation.</w:t>
      </w:r>
    </w:p>
    <w:p w:rsidR="00000000" w:rsidDel="00000000" w:rsidP="00000000" w:rsidRDefault="00000000" w:rsidRPr="00000000" w14:paraId="00000070">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11 : Composition et représentation</w:t>
      </w:r>
      <w:r w:rsidDel="00000000" w:rsidR="00000000" w:rsidRPr="00000000">
        <w:rPr>
          <w:rtl w:val="0"/>
        </w:rPr>
      </w:r>
    </w:p>
    <w:p w:rsidR="00000000" w:rsidDel="00000000" w:rsidP="00000000" w:rsidRDefault="00000000" w:rsidRPr="00000000" w14:paraId="0000007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L'Assemblée Générale est composée de représentants élus ou désignés par chaque zone géographique selon les critères suivants :</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poids démographique de la zone,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taux de participation active et financière des membres de la zone,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La diversité de genre et de génération au sein de chaque délégation.</w:t>
      </w:r>
    </w:p>
    <w:p w:rsidR="00000000" w:rsidDel="00000000" w:rsidP="00000000" w:rsidRDefault="00000000" w:rsidRPr="00000000" w14:paraId="0000007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Chaque zone désigne ses représentants de manière transparente, selon des modalités précisées dans le règlement intérieur. Le nombre minimal de représentants par zone est fixé à cinq (5).</w:t>
      </w:r>
    </w:p>
    <w:p w:rsidR="00000000" w:rsidDel="00000000" w:rsidP="00000000" w:rsidRDefault="00000000" w:rsidRPr="00000000" w14:paraId="0000007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Peuvent également participer à l'AG, sans droit de vote délibératif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membres d'honneur,</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observateurs désignés par le COSC.</w:t>
      </w:r>
    </w:p>
    <w:p w:rsidR="00000000" w:rsidDel="00000000" w:rsidP="00000000" w:rsidRDefault="00000000" w:rsidRPr="00000000" w14:paraId="00000079">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12 : Sessions et convocations</w:t>
      </w:r>
      <w:r w:rsidDel="00000000" w:rsidR="00000000" w:rsidRPr="00000000">
        <w:rPr>
          <w:rtl w:val="0"/>
        </w:rPr>
      </w:r>
    </w:p>
    <w:p w:rsidR="00000000" w:rsidDel="00000000" w:rsidP="00000000" w:rsidRDefault="00000000" w:rsidRPr="00000000" w14:paraId="0000007A">
      <w:pPr>
        <w:rPr>
          <w:rFonts w:ascii="Arial Narrow" w:cs="Arial Narrow" w:eastAsia="Arial Narrow" w:hAnsi="Arial Narrow"/>
        </w:rPr>
      </w:pPr>
      <w:r w:rsidDel="00000000" w:rsidR="00000000" w:rsidRPr="00000000">
        <w:rPr>
          <w:rFonts w:ascii="Arial Narrow" w:cs="Arial Narrow" w:eastAsia="Arial Narrow" w:hAnsi="Arial Narrow"/>
          <w:b w:val="1"/>
          <w:bCs w:val="1"/>
          <w:color w:val="2e75b6"/>
          <w:u w:val="single"/>
          <w:rtl w:val="0"/>
        </w:rPr>
        <w:t xml:space="preserve">Sessions ordinaires :</w:t>
      </w:r>
      <w:r w:rsidDel="00000000" w:rsidR="00000000" w:rsidRPr="00000000">
        <w:rPr>
          <w:rtl w:val="0"/>
        </w:rPr>
      </w:r>
    </w:p>
    <w:p w:rsidR="00000000" w:rsidDel="00000000" w:rsidP="00000000" w:rsidRDefault="00000000" w:rsidRPr="00000000" w14:paraId="0000007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L'AG se réunit en session ordinaire une (1) fois par an. La convocation est adressée par le Président du Comité de Gestion au moins trente (30) jours avant la date prévue, par tout moyen approprié (écrit, numérique, messagerie).</w:t>
      </w:r>
    </w:p>
    <w:p w:rsidR="00000000" w:rsidDel="00000000" w:rsidP="00000000" w:rsidRDefault="00000000" w:rsidRPr="00000000" w14:paraId="0000007C">
      <w:pPr>
        <w:rPr>
          <w:rFonts w:ascii="Arial Narrow" w:cs="Arial Narrow" w:eastAsia="Arial Narrow" w:hAnsi="Arial Narrow"/>
        </w:rPr>
      </w:pPr>
      <w:r w:rsidDel="00000000" w:rsidR="00000000" w:rsidRPr="00000000">
        <w:rPr>
          <w:rFonts w:ascii="Arial Narrow" w:cs="Arial Narrow" w:eastAsia="Arial Narrow" w:hAnsi="Arial Narrow"/>
          <w:b w:val="1"/>
          <w:bCs w:val="1"/>
          <w:color w:val="2e75b6"/>
          <w:u w:val="single"/>
          <w:rtl w:val="0"/>
        </w:rPr>
        <w:t xml:space="preserve">Sessions extraordinaires :</w:t>
      </w:r>
      <w:r w:rsidDel="00000000" w:rsidR="00000000" w:rsidRPr="00000000">
        <w:rPr>
          <w:rtl w:val="0"/>
        </w:rPr>
      </w:r>
    </w:p>
    <w:p w:rsidR="00000000" w:rsidDel="00000000" w:rsidP="00000000" w:rsidRDefault="00000000" w:rsidRPr="00000000" w14:paraId="0000007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Une session extraordinaire peut être convoquée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À la demande du Président du CG,</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À la demande des 2/3 des membres du COSC,</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À la demande d'au moins 1/3 des membres représentants de l'AG.</w:t>
      </w:r>
    </w:p>
    <w:p w:rsidR="00000000" w:rsidDel="00000000" w:rsidP="00000000" w:rsidRDefault="00000000" w:rsidRPr="00000000" w14:paraId="0000008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délai de convocation pour une session extraordinaire est de quinze (15) jours minimum. L'ordre du jour est fixe et limité aux questions ayant motivé la convocation.</w:t>
      </w:r>
    </w:p>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b w:val="1"/>
          <w:bCs w:val="1"/>
          <w:color w:val="2e75b6"/>
          <w:u w:val="single"/>
          <w:rtl w:val="0"/>
        </w:rPr>
        <w:t xml:space="preserve">Ordre du jour :</w:t>
      </w:r>
      <w:r w:rsidDel="00000000" w:rsidR="00000000" w:rsidRPr="00000000">
        <w:rPr>
          <w:rtl w:val="0"/>
        </w:rPr>
      </w:r>
    </w:p>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L'ordre du jour est préparé par le Secrétaire Général du CG, validé par le Président, et transmis avec la convocation. Les membres peuvent soumettre des points supplémentaires au plus tard dix (10) jours avant la session.</w:t>
      </w:r>
    </w:p>
    <w:p w:rsidR="00000000" w:rsidDel="00000000" w:rsidP="00000000" w:rsidRDefault="00000000" w:rsidRPr="00000000" w14:paraId="00000084">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13 : Quorum et délibérations</w:t>
      </w:r>
      <w:r w:rsidDel="00000000" w:rsidR="00000000" w:rsidRPr="00000000">
        <w:rPr>
          <w:rtl w:val="0"/>
        </w:rPr>
      </w:r>
    </w:p>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L'AG ne peut valablement délibérer que si au moins la moitié (1/2) des représentants sont présents ou représentés. Si le quorum n'est pas atteint à la première convocation, une deuxième réunion est convoquée dans un délai de quinze (15) jours et délibère valablement quel que soit le nombre de présents.</w:t>
      </w:r>
    </w:p>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représentation est autorisée : chaque représentant peut recevoir le mandat écrit d'un autre représentant de sa zone, mais ne peut détenir plus de deux (2) mandats.</w:t>
      </w:r>
    </w:p>
    <w:p w:rsidR="00000000" w:rsidDel="00000000" w:rsidP="00000000" w:rsidRDefault="00000000" w:rsidRPr="00000000" w14:paraId="00000087">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14 : Prises de décisions</w:t>
      </w:r>
      <w:r w:rsidDel="00000000" w:rsidR="00000000" w:rsidRPr="00000000">
        <w:rPr>
          <w:rtl w:val="0"/>
        </w:rPr>
      </w:r>
    </w:p>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décisions sont prises selon les règles suivantes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Majorité simple (50 % + 1) : décisions courantes, approbation des rapports, budgets annuels,</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rtl w:val="0"/>
        </w:rPr>
        <w:t xml:space="preserve">élections</w:t>
      </w:r>
      <w:r w:rsidDel="00000000" w:rsidR="00000000" w:rsidRPr="00000000">
        <w:rPr>
          <w:rFonts w:ascii="Arial Narrow" w:cs="Arial Narrow" w:eastAsia="Arial Narrow" w:hAnsi="Arial Narrow"/>
          <w:color w:val="0a0a0a"/>
          <w:sz w:val="24"/>
          <w:szCs w:val="24"/>
          <w:highlight w:val="yellow"/>
          <w:rtl w:val="0"/>
        </w:rPr>
        <w:t xml:space="preserve"> ( </w:t>
      </w:r>
      <w:r w:rsidDel="00000000" w:rsidR="00000000" w:rsidRPr="00000000">
        <w:rPr>
          <w:rFonts w:ascii="Arial Narrow" w:cs="Arial Narrow" w:eastAsia="Arial Narrow" w:hAnsi="Arial Narrow"/>
          <w:rtl w:val="0"/>
        </w:rPr>
        <w:t xml:space="preserve">commissions et autres)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Majorité des 2/3 : modification des statuts, révocation d'un membre du CG, dissolution de l'Organisation,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Unanimité : modification du nom ou du siège social de l'Organisation.</w:t>
      </w:r>
    </w:p>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 d'égalité, la voix du Président de séance est prépondérante. Le vote peut être à main levée ou à bulletins secrets selon la nature de la décision ou à la demande de la majorité des représentants.</w:t>
      </w:r>
    </w:p>
    <w:p w:rsidR="00000000" w:rsidDel="00000000" w:rsidP="00000000" w:rsidRDefault="00000000" w:rsidRPr="00000000" w14:paraId="0000008D">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15 : Présidence de séance</w:t>
      </w:r>
      <w:r w:rsidDel="00000000" w:rsidR="00000000" w:rsidRPr="00000000">
        <w:rPr>
          <w:rtl w:val="0"/>
        </w:rPr>
      </w:r>
    </w:p>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L'Assemblée Générale est présidée par le Président du Comité de Gestion. En cas d'empêchement, il est suppléé par le Vice-Président, ou à défaut par le doyen d'âge des représentants présents.</w:t>
      </w:r>
    </w:p>
    <w:p w:rsidR="00000000" w:rsidDel="00000000" w:rsidP="00000000" w:rsidRDefault="00000000" w:rsidRPr="00000000" w14:paraId="0000008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 bureau de séance est élu en début de chaque AG, composé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D'un Président de séance,</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D'un Secrétaire de séance,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 deux scrutateurs.</w:t>
      </w:r>
    </w:p>
    <w:p w:rsidR="00000000" w:rsidDel="00000000" w:rsidP="00000000" w:rsidRDefault="00000000" w:rsidRPr="00000000" w14:paraId="00000093">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16 : Procès-verbal</w:t>
      </w:r>
      <w:r w:rsidDel="00000000" w:rsidR="00000000" w:rsidRPr="00000000">
        <w:rPr>
          <w:rtl w:val="0"/>
        </w:rPr>
      </w:r>
    </w:p>
    <w:p w:rsidR="00000000" w:rsidDel="00000000" w:rsidP="00000000" w:rsidRDefault="00000000" w:rsidRPr="00000000" w14:paraId="0000009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Chaque session fait l'objet d'un procès-verbal signé par le Président de séance et le Secrétaire de séance. Le procès-verbal est transmis à tous les membres dans un délai de quinze (15) jours suivant la session et archivé au siège de l'Organisation.</w:t>
      </w:r>
    </w:p>
    <w:p w:rsidR="00000000" w:rsidDel="00000000" w:rsidP="00000000" w:rsidRDefault="00000000" w:rsidRPr="00000000" w14:paraId="00000095">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pageBreakBefore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shd w:fill="2e75b6"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28"/>
          <w:szCs w:val="28"/>
          <w:rtl w:val="0"/>
        </w:rPr>
        <w:t xml:space="preserve">CHAPITRE 2 — LE COMITÉ DE GESTION (CG)</w:t>
      </w:r>
      <w:r w:rsidDel="00000000" w:rsidR="00000000" w:rsidRPr="00000000">
        <w:rPr>
          <w:rtl w:val="0"/>
        </w:rPr>
      </w:r>
    </w:p>
    <w:p w:rsidR="00000000" w:rsidDel="00000000" w:rsidP="00000000" w:rsidRDefault="00000000" w:rsidRPr="00000000" w14:paraId="00000098">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17 : Rôle et attributions</w:t>
      </w:r>
      <w:r w:rsidDel="00000000" w:rsidR="00000000" w:rsidRPr="00000000">
        <w:rPr>
          <w:rtl w:val="0"/>
        </w:rPr>
      </w:r>
    </w:p>
    <w:p w:rsidR="00000000" w:rsidDel="00000000" w:rsidP="00000000" w:rsidRDefault="00000000" w:rsidRPr="00000000" w14:paraId="0000009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Comité de Gestion est l'organe exécutif de l'Organisation. Il assure la mise en œuvre des décisions de l'Assemblée Générale et la gestion quotidienne des affaires de l'Organisation.</w:t>
      </w:r>
    </w:p>
    <w:p w:rsidR="00000000" w:rsidDel="00000000" w:rsidP="00000000" w:rsidRDefault="00000000" w:rsidRPr="00000000" w14:paraId="0000009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Ses attributions comprennent :</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Mettre en œuvre les orientations et décisions validées par l'AG,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Planifier, coordonner et superviser les projets et infrastructures communautaires,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Gérer les ressources humaines, matérielles et financières de l'Organisation,</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Coordonner et animer les commissions thématiques,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Assurer la représentation institutionnelle et les relations avec les partenaires,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Préparer les rapports d'activité et financiers pour l'AG et le COSC,</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Rédiger et soumettre le règlement intérieur à l'approbation de l'AG.</w:t>
      </w:r>
    </w:p>
    <w:p w:rsidR="00000000" w:rsidDel="00000000" w:rsidP="00000000" w:rsidRDefault="00000000" w:rsidRPr="00000000" w14:paraId="000000A2">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18 : Composition</w:t>
      </w:r>
      <w:r w:rsidDel="00000000" w:rsidR="00000000" w:rsidRPr="00000000">
        <w:rPr>
          <w:rtl w:val="0"/>
        </w:rPr>
      </w:r>
    </w:p>
    <w:p w:rsidR="00000000" w:rsidDel="00000000" w:rsidP="00000000" w:rsidRDefault="00000000" w:rsidRPr="00000000" w14:paraId="000000A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Comité de Gestion comprend au minimum les membres suivants :</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000"/>
        <w:gridCol w:w="6360"/>
        <w:tblGridChange w:id="0">
          <w:tblGrid>
            <w:gridCol w:w="3000"/>
            <w:gridCol w:w="6360"/>
          </w:tblGrid>
        </w:tblGridChange>
      </w:tblGrid>
      <w:tr>
        <w:trPr>
          <w:cantSplit w:val="0"/>
          <w:tblHeader w:val="0"/>
        </w:trPr>
        <w:tc>
          <w:tcPr>
            <w:tcBorders>
              <w:bottom w:color="000000" w:space="0" w:sz="0" w:val="nil"/>
            </w:tcBorders>
          </w:tcPr>
          <w:p w:rsidR="00000000" w:rsidDel="00000000" w:rsidP="00000000" w:rsidRDefault="00000000" w:rsidRPr="00000000" w14:paraId="000000A4">
            <w:pPr>
              <w:rPr>
                <w:rFonts w:ascii="Arial Narrow" w:cs="Arial Narrow" w:eastAsia="Arial Narrow" w:hAnsi="Arial Narrow"/>
              </w:rPr>
            </w:pPr>
            <w:r w:rsidDel="00000000" w:rsidR="00000000" w:rsidRPr="00000000">
              <w:rPr>
                <w:rFonts w:ascii="Arial Narrow" w:cs="Arial Narrow" w:eastAsia="Arial Narrow" w:hAnsi="Arial Narrow"/>
                <w:color w:val="ffffff"/>
                <w:rtl w:val="0"/>
              </w:rPr>
              <w:t xml:space="preserve">Poste</w:t>
            </w:r>
            <w:r w:rsidDel="00000000" w:rsidR="00000000" w:rsidRPr="00000000">
              <w:rPr>
                <w:rtl w:val="0"/>
              </w:rPr>
            </w:r>
          </w:p>
        </w:tc>
        <w:tc>
          <w:tcPr>
            <w:tcBorders>
              <w:bottom w:color="000000" w:space="0" w:sz="0" w:val="nil"/>
            </w:tcBorders>
          </w:tcPr>
          <w:p w:rsidR="00000000" w:rsidDel="00000000" w:rsidP="00000000" w:rsidRDefault="00000000" w:rsidRPr="00000000" w14:paraId="000000A5">
            <w:pPr>
              <w:rPr>
                <w:rFonts w:ascii="Arial Narrow" w:cs="Arial Narrow" w:eastAsia="Arial Narrow" w:hAnsi="Arial Narrow"/>
              </w:rPr>
            </w:pPr>
            <w:r w:rsidDel="00000000" w:rsidR="00000000" w:rsidRPr="00000000">
              <w:rPr>
                <w:rFonts w:ascii="Arial Narrow" w:cs="Arial Narrow" w:eastAsia="Arial Narrow" w:hAnsi="Arial Narrow"/>
                <w:color w:val="ffffff"/>
                <w:rtl w:val="0"/>
              </w:rPr>
              <w:t xml:space="preserve">Attributions principales</w:t>
            </w: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Président</w:t>
            </w:r>
            <w:r w:rsidDel="00000000" w:rsidR="00000000" w:rsidRPr="00000000">
              <w:rPr>
                <w:rtl w:val="0"/>
              </w:rPr>
            </w:r>
          </w:p>
        </w:tc>
        <w:tc>
          <w:tcPr/>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Représenter l'Organisation, convoquer ,</w:t>
            </w:r>
            <w:r w:rsidDel="00000000" w:rsidR="00000000" w:rsidRPr="00000000">
              <w:rPr>
                <w:rFonts w:ascii="Arial Narrow" w:cs="Arial Narrow" w:eastAsia="Arial Narrow" w:hAnsi="Arial Narrow"/>
                <w:sz w:val="21"/>
                <w:szCs w:val="21"/>
                <w:rtl w:val="0"/>
              </w:rPr>
              <w:t xml:space="preserve">présider</w:t>
            </w:r>
            <w:r w:rsidDel="00000000" w:rsidR="00000000" w:rsidRPr="00000000">
              <w:rPr>
                <w:rFonts w:ascii="Arial Narrow" w:cs="Arial Narrow" w:eastAsia="Arial Narrow" w:hAnsi="Arial Narrow"/>
                <w:sz w:val="21"/>
                <w:szCs w:val="21"/>
                <w:rtl w:val="0"/>
              </w:rPr>
              <w:t xml:space="preserve"> les réunions du CG, coordonner les organes, signer les actes officiels.</w:t>
            </w: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Arial Narrow" w:cs="Arial Narrow" w:eastAsia="Arial Narrow" w:hAnsi="Arial Narrow"/>
                <w:b w:val="0"/>
                <w:bCs w:val="0"/>
                <w:sz w:val="21"/>
                <w:szCs w:val="21"/>
              </w:rPr>
            </w:pPr>
            <w:r w:rsidDel="00000000" w:rsidR="00000000" w:rsidRPr="00000000">
              <w:rPr>
                <w:rFonts w:ascii="Arial Narrow" w:cs="Arial Narrow" w:eastAsia="Arial Narrow" w:hAnsi="Arial Narrow"/>
                <w:b w:val="0"/>
                <w:bCs w:val="0"/>
                <w:sz w:val="21"/>
                <w:szCs w:val="21"/>
                <w:rtl w:val="0"/>
              </w:rPr>
              <w:t xml:space="preserve">Vice-Président</w:t>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sz w:val="21"/>
                <w:szCs w:val="21"/>
              </w:rPr>
            </w:pPr>
            <w:r w:rsidDel="00000000" w:rsidR="00000000" w:rsidRPr="00000000">
              <w:rPr>
                <w:rFonts w:ascii="Arial Narrow" w:cs="Arial Narrow" w:eastAsia="Arial Narrow" w:hAnsi="Arial Narrow"/>
                <w:sz w:val="21"/>
                <w:szCs w:val="21"/>
                <w:rtl w:val="0"/>
              </w:rPr>
              <w:t xml:space="preserve">Assister </w:t>
            </w:r>
            <w:r w:rsidDel="00000000" w:rsidR="00000000" w:rsidRPr="00000000">
              <w:rPr>
                <w:rFonts w:ascii="Arial Narrow" w:cs="Arial Narrow" w:eastAsia="Arial Narrow" w:hAnsi="Arial Narrow"/>
                <w:sz w:val="21"/>
                <w:szCs w:val="21"/>
                <w:rtl w:val="0"/>
              </w:rPr>
              <w:t xml:space="preserve">le Président, assurer son intérim, superviser des projets spécifiques.</w:t>
            </w:r>
          </w:p>
        </w:tc>
      </w:tr>
      <w:tr>
        <w:trPr>
          <w:cantSplit w:val="0"/>
          <w:tblHeader w:val="0"/>
        </w:trPr>
        <w:tc>
          <w:tcPr/>
          <w:p w:rsidR="00000000" w:rsidDel="00000000" w:rsidP="00000000" w:rsidRDefault="00000000" w:rsidRPr="00000000" w14:paraId="000000AA">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Secrétaire Général</w:t>
            </w:r>
            <w:r w:rsidDel="00000000" w:rsidR="00000000" w:rsidRPr="00000000">
              <w:rPr>
                <w:rtl w:val="0"/>
              </w:rPr>
            </w:r>
          </w:p>
        </w:tc>
        <w:tc>
          <w:tcPr/>
          <w:p w:rsidR="00000000" w:rsidDel="00000000" w:rsidP="00000000" w:rsidRDefault="00000000" w:rsidRPr="00000000" w14:paraId="000000AB">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Assurer la gestion administrative, rédiger les procès-verbaux, gérer les archives et la correspondance officielle.</w:t>
            </w:r>
            <w:r w:rsidDel="00000000" w:rsidR="00000000" w:rsidRPr="00000000">
              <w:rPr>
                <w:rtl w:val="0"/>
              </w:rPr>
            </w:r>
          </w:p>
        </w:tc>
      </w:tr>
      <w:tr>
        <w:trPr>
          <w:cantSplit w:val="0"/>
          <w:tblHeader w:val="0"/>
        </w:trPr>
        <w:tc>
          <w:tcPr/>
          <w:p w:rsidR="00000000" w:rsidDel="00000000" w:rsidP="00000000" w:rsidRDefault="00000000" w:rsidRPr="00000000" w14:paraId="000000AC">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Secrétaire Général Adjoint</w:t>
            </w:r>
            <w:r w:rsidDel="00000000" w:rsidR="00000000" w:rsidRPr="00000000">
              <w:rPr>
                <w:rtl w:val="0"/>
              </w:rPr>
            </w:r>
          </w:p>
        </w:tc>
        <w:tc>
          <w:tcPr/>
          <w:p w:rsidR="00000000" w:rsidDel="00000000" w:rsidP="00000000" w:rsidRDefault="00000000" w:rsidRPr="00000000" w14:paraId="000000AD">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Assister le Secrétaire Général, assurer son intérim, coordonner la communication interne.</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Trésorier Général</w:t>
            </w:r>
            <w:r w:rsidDel="00000000" w:rsidR="00000000" w:rsidRPr="00000000">
              <w:rPr>
                <w:rtl w:val="0"/>
              </w:rPr>
            </w:r>
          </w:p>
        </w:tc>
        <w:tc>
          <w:tcPr/>
          <w:p w:rsidR="00000000" w:rsidDel="00000000" w:rsidP="00000000" w:rsidRDefault="00000000" w:rsidRPr="00000000" w14:paraId="000000AF">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Gérer les finances, tenir la comptabilité, préparer les rapports financiers, signer les ordres de paiement.</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Trésorier Adjoint</w:t>
            </w:r>
            <w:r w:rsidDel="00000000" w:rsidR="00000000" w:rsidRPr="00000000">
              <w:rPr>
                <w:rtl w:val="0"/>
              </w:rPr>
            </w:r>
          </w:p>
        </w:tc>
        <w:tc>
          <w:tcPr/>
          <w:p w:rsidR="00000000" w:rsidDel="00000000" w:rsidP="00000000" w:rsidRDefault="00000000" w:rsidRPr="00000000" w14:paraId="000000B1">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Assister le Trésorier, co-signer les paiements au-delà d'un seuil défini, assurer le suivi des cotisations.</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Arial Narrow" w:cs="Arial Narrow" w:eastAsia="Arial Narrow" w:hAnsi="Arial Narrow"/>
              </w:rPr>
            </w:pPr>
            <w:r w:rsidDel="00000000" w:rsidR="00000000" w:rsidRPr="00000000">
              <w:rPr>
                <w:rFonts w:ascii="Arial Narrow" w:cs="Arial Narrow" w:eastAsia="Arial Narrow" w:hAnsi="Arial Narrow"/>
                <w:color w:val="1f4e79"/>
                <w:sz w:val="21"/>
                <w:szCs w:val="21"/>
                <w:rtl w:val="0"/>
              </w:rPr>
              <w:t xml:space="preserve">Responsables de commissions</w:t>
            </w:r>
            <w:r w:rsidDel="00000000" w:rsidR="00000000" w:rsidRPr="00000000">
              <w:rPr>
                <w:rtl w:val="0"/>
              </w:rPr>
            </w:r>
          </w:p>
        </w:tc>
        <w:tc>
          <w:tcPr/>
          <w:p w:rsidR="00000000" w:rsidDel="00000000" w:rsidP="00000000" w:rsidRDefault="00000000" w:rsidRPr="00000000" w14:paraId="000000B3">
            <w:pPr>
              <w:rPr>
                <w:rFonts w:ascii="Arial Narrow" w:cs="Arial Narrow" w:eastAsia="Arial Narrow" w:hAnsi="Arial Narrow"/>
              </w:rPr>
            </w:pPr>
            <w:r w:rsidDel="00000000" w:rsidR="00000000" w:rsidRPr="00000000">
              <w:rPr>
                <w:rFonts w:ascii="Arial Narrow" w:cs="Arial Narrow" w:eastAsia="Arial Narrow" w:hAnsi="Arial Narrow"/>
                <w:sz w:val="21"/>
                <w:szCs w:val="21"/>
                <w:rtl w:val="0"/>
              </w:rPr>
              <w:t xml:space="preserve">Animer les commissions thématiques (éducation, eau, santé, jeunesse, femmes, diaspora, etc.).</w:t>
            </w:r>
            <w:r w:rsidDel="00000000" w:rsidR="00000000" w:rsidRPr="00000000">
              <w:rPr>
                <w:rtl w:val="0"/>
              </w:rPr>
            </w:r>
          </w:p>
        </w:tc>
      </w:tr>
    </w:tbl>
    <w:p w:rsidR="00000000" w:rsidDel="00000000" w:rsidP="00000000" w:rsidRDefault="00000000" w:rsidRPr="00000000" w14:paraId="000000B4">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composition du CG doit obligatoirement refléter les trois zones géographiques et respecter une représentation équitable des femmes et des jeunes (au moins 30 % de chaque catégorie).</w:t>
      </w:r>
    </w:p>
    <w:p w:rsidR="00000000" w:rsidDel="00000000" w:rsidP="00000000" w:rsidRDefault="00000000" w:rsidRPr="00000000" w14:paraId="000000B6">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19 : Élection et prise de fonctions</w:t>
      </w:r>
      <w:r w:rsidDel="00000000" w:rsidR="00000000" w:rsidRPr="00000000">
        <w:rPr>
          <w:rtl w:val="0"/>
        </w:rPr>
      </w:r>
    </w:p>
    <w:p w:rsidR="00000000" w:rsidDel="00000000" w:rsidP="00000000" w:rsidRDefault="00000000" w:rsidRPr="00000000" w14:paraId="000000B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membres du CG sont élus par l'Assemblée Générale au scrutin secret, à la majorité simple. Tout membre actif à jour de ses obligations est éligible.</w:t>
      </w:r>
    </w:p>
    <w:p w:rsidR="00000000" w:rsidDel="00000000" w:rsidP="00000000" w:rsidRDefault="00000000" w:rsidRPr="00000000" w14:paraId="000000B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 dossier de </w:t>
      </w:r>
      <w:r w:rsidDel="00000000" w:rsidR="00000000" w:rsidRPr="00000000">
        <w:rPr>
          <w:rFonts w:ascii="Arial Narrow" w:cs="Arial Narrow" w:eastAsia="Arial Narrow" w:hAnsi="Arial Narrow"/>
          <w:rtl w:val="0"/>
        </w:rPr>
        <w:t xml:space="preserve">candidature</w:t>
      </w:r>
      <w:r w:rsidDel="00000000" w:rsidR="00000000" w:rsidRPr="00000000">
        <w:rPr>
          <w:rFonts w:ascii="Arial Narrow" w:cs="Arial Narrow" w:eastAsia="Arial Narrow" w:hAnsi="Arial Narrow"/>
          <w:rtl w:val="0"/>
        </w:rPr>
        <w:t xml:space="preserve"> doit être déposé au moins quinze (15) jours avant l'AG élective. La prise de fonctions intervient immédiatement après la proclamation des résultats.</w:t>
      </w:r>
    </w:p>
    <w:p w:rsidR="00000000" w:rsidDel="00000000" w:rsidP="00000000" w:rsidRDefault="00000000" w:rsidRPr="00000000" w14:paraId="000000B9">
      <w:pPr>
        <w:rPr>
          <w:rFonts w:ascii="Arial Narrow" w:cs="Arial Narrow" w:eastAsia="Arial Narrow" w:hAnsi="Arial Narrow"/>
          <w:b w:val="1"/>
          <w:bCs w:val="1"/>
          <w:color w:val="0000ff"/>
        </w:rPr>
      </w:pPr>
      <w:r w:rsidDel="00000000" w:rsidR="00000000" w:rsidRPr="00000000">
        <w:rPr>
          <w:rFonts w:ascii="Arial Narrow" w:cs="Arial Narrow" w:eastAsia="Arial Narrow" w:hAnsi="Arial Narrow"/>
          <w:b w:val="1"/>
          <w:bCs w:val="1"/>
          <w:color w:val="0000ff"/>
          <w:rtl w:val="0"/>
        </w:rPr>
        <w:t xml:space="preserve">ARTICLE 19 BIS</w:t>
      </w:r>
    </w:p>
    <w:p w:rsidR="00000000" w:rsidDel="00000000" w:rsidP="00000000" w:rsidRDefault="00000000" w:rsidRPr="00000000" w14:paraId="000000BA">
      <w:pP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Procédure exceptionnelle</w:t>
      </w:r>
      <w:r w:rsidDel="00000000" w:rsidR="00000000" w:rsidRPr="00000000">
        <w:rPr>
          <w:rFonts w:ascii="Arial Narrow" w:cs="Arial Narrow" w:eastAsia="Arial Narrow" w:hAnsi="Arial Narrow"/>
          <w:rtl w:val="0"/>
        </w:rPr>
        <w:t xml:space="preserve"> : Absence de candidats</w:t>
      </w:r>
    </w:p>
    <w:p w:rsidR="00000000" w:rsidDel="00000000" w:rsidP="00000000" w:rsidRDefault="00000000" w:rsidRPr="00000000" w14:paraId="000000BB">
      <w:pPr>
        <w:rPr>
          <w:rFonts w:ascii="Arial Narrow" w:cs="Arial Narrow" w:eastAsia="Arial Narrow" w:hAnsi="Arial Narrow"/>
          <w:shd w:fill="d9ead3" w:val="clear"/>
        </w:rPr>
      </w:pPr>
      <w:r w:rsidDel="00000000" w:rsidR="00000000" w:rsidRPr="00000000">
        <w:rPr>
          <w:rFonts w:ascii="Arial Narrow" w:cs="Arial Narrow" w:eastAsia="Arial Narrow" w:hAnsi="Arial Narrow"/>
          <w:shd w:fill="d9ead3" w:val="clear"/>
          <w:rtl w:val="0"/>
        </w:rPr>
        <w:t xml:space="preserve">Si aucun dossier de candidature n'est déposé au-delà du délai de quinze (15) jours avant la tenue de l'Assemblée Générale élective, le Comité d'Orientation Stratégique et de Contrôle (COSC) procède à la sélection des membres du Comité de Gestion selon les critères de compétence, de réputation communautaire, de disponibilité et de respect de la diversité géographique, de genre. La liste des candidats proposés par le COSC est soumise à l'approbation de l'Assemblée Générale par vote à majorité simple. L'Assemblée Générale dispose du droit de rejeter cette liste et de demander au COSC de présenter une nouvelle liste dans un délai de dix (10) jours. Si, passé ce </w:t>
      </w:r>
      <w:r w:rsidDel="00000000" w:rsidR="00000000" w:rsidRPr="00000000">
        <w:rPr>
          <w:rFonts w:ascii="Arial Narrow" w:cs="Arial Narrow" w:eastAsia="Arial Narrow" w:hAnsi="Arial Narrow"/>
          <w:shd w:fill="d9ead3" w:val="clear"/>
          <w:rtl w:val="0"/>
        </w:rPr>
        <w:t xml:space="preserve">délai</w:t>
      </w:r>
      <w:r w:rsidDel="00000000" w:rsidR="00000000" w:rsidRPr="00000000">
        <w:rPr>
          <w:rFonts w:ascii="Arial Narrow" w:cs="Arial Narrow" w:eastAsia="Arial Narrow" w:hAnsi="Arial Narrow"/>
          <w:shd w:fill="d9ead3" w:val="clear"/>
          <w:rtl w:val="0"/>
        </w:rPr>
        <w:t xml:space="preserve">, </w:t>
      </w:r>
      <w:r w:rsidDel="00000000" w:rsidR="00000000" w:rsidRPr="00000000">
        <w:rPr>
          <w:rFonts w:ascii="Arial Narrow" w:cs="Arial Narrow" w:eastAsia="Arial Narrow" w:hAnsi="Arial Narrow"/>
          <w:shd w:fill="d9ead3" w:val="clear"/>
          <w:rtl w:val="0"/>
        </w:rPr>
        <w:t xml:space="preserve">aucune</w:t>
      </w:r>
      <w:r w:rsidDel="00000000" w:rsidR="00000000" w:rsidRPr="00000000">
        <w:rPr>
          <w:rFonts w:ascii="Arial Narrow" w:cs="Arial Narrow" w:eastAsia="Arial Narrow" w:hAnsi="Arial Narrow"/>
          <w:shd w:fill="d9ead3" w:val="clear"/>
          <w:rtl w:val="0"/>
        </w:rPr>
        <w:t xml:space="preserve"> liste n’est </w:t>
      </w:r>
      <w:r w:rsidDel="00000000" w:rsidR="00000000" w:rsidRPr="00000000">
        <w:rPr>
          <w:rFonts w:ascii="Arial Narrow" w:cs="Arial Narrow" w:eastAsia="Arial Narrow" w:hAnsi="Arial Narrow"/>
          <w:shd w:fill="d9ead3" w:val="clear"/>
          <w:rtl w:val="0"/>
        </w:rPr>
        <w:t xml:space="preserve">présentée</w:t>
      </w:r>
      <w:r w:rsidDel="00000000" w:rsidR="00000000" w:rsidRPr="00000000">
        <w:rPr>
          <w:rFonts w:ascii="Arial Narrow" w:cs="Arial Narrow" w:eastAsia="Arial Narrow" w:hAnsi="Arial Narrow"/>
          <w:shd w:fill="d9ead3" w:val="clear"/>
          <w:rtl w:val="0"/>
        </w:rPr>
        <w:t xml:space="preserve">, les membres de l'Assemblée Générale proposent une liste de candidats alternatifs pour débat et vote. Une fois approuvée, l'équipe du Comité de Gestion entre immédiatement en fonction. </w:t>
      </w:r>
      <w:r w:rsidDel="00000000" w:rsidR="00000000" w:rsidRPr="00000000">
        <w:rPr>
          <w:rtl w:val="0"/>
        </w:rPr>
      </w:r>
    </w:p>
    <w:p w:rsidR="00000000" w:rsidDel="00000000" w:rsidP="00000000" w:rsidRDefault="00000000" w:rsidRPr="00000000" w14:paraId="000000BC">
      <w:pPr>
        <w:pBdr>
          <w:left w:color="c9a84c" w:space="0" w:sz="12" w:val="single"/>
        </w:pBdr>
        <w:rPr>
          <w:rFonts w:ascii="Arial Narrow" w:cs="Arial Narrow" w:eastAsia="Arial Narrow" w:hAnsi="Arial Narrow"/>
          <w:shd w:fill="d9ead3" w:val="clear"/>
        </w:rPr>
      </w:pPr>
      <w:r w:rsidDel="00000000" w:rsidR="00000000" w:rsidRPr="00000000">
        <w:rPr>
          <w:rFonts w:ascii="Arial Narrow" w:cs="Arial Narrow" w:eastAsia="Arial Narrow" w:hAnsi="Arial Narrow"/>
          <w:b w:val="1"/>
          <w:bCs w:val="1"/>
          <w:color w:val="1f4e79"/>
          <w:sz w:val="24"/>
          <w:szCs w:val="24"/>
          <w:rtl w:val="0"/>
        </w:rPr>
        <w:t xml:space="preserve">Article 20 : Durée du mandat</w:t>
      </w:r>
      <w:r w:rsidDel="00000000" w:rsidR="00000000" w:rsidRPr="00000000">
        <w:rPr>
          <w:rtl w:val="0"/>
        </w:rPr>
      </w:r>
    </w:p>
    <w:p w:rsidR="00000000" w:rsidDel="00000000" w:rsidP="00000000" w:rsidRDefault="00000000" w:rsidRPr="00000000" w14:paraId="000000BD">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Le mandat </w:t>
      </w:r>
      <w:r w:rsidDel="00000000" w:rsidR="00000000" w:rsidRPr="00000000">
        <w:rPr>
          <w:rFonts w:ascii="Arial Narrow" w:cs="Arial Narrow" w:eastAsia="Arial Narrow" w:hAnsi="Arial Narrow"/>
          <w:rtl w:val="0"/>
        </w:rPr>
        <w:t xml:space="preserve">du Comité de Gestion est de deux (2) ans, renouvelable une seule fois consécutivement. Après deux mandats consécutifs, un membre sortant ne peut se représenter qu'après un intervalle d'un (1) mandat.</w:t>
      </w:r>
    </w:p>
    <w:p w:rsidR="00000000" w:rsidDel="00000000" w:rsidP="00000000" w:rsidRDefault="00000000" w:rsidRPr="00000000" w14:paraId="000000B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 de vacance d'un poste en cours de mandat (démission, décès, incapacité), le CG pourvoit au remplacement par Article </w:t>
      </w:r>
    </w:p>
    <w:p w:rsidR="00000000" w:rsidDel="00000000" w:rsidP="00000000" w:rsidRDefault="00000000" w:rsidRPr="00000000" w14:paraId="000000BF">
      <w:pPr>
        <w:rPr>
          <w:rFonts w:ascii="Arial Narrow" w:cs="Arial Narrow" w:eastAsia="Arial Narrow" w:hAnsi="Arial Narrow"/>
          <w:b w:val="1"/>
          <w:bCs w:val="1"/>
          <w:sz w:val="26"/>
          <w:szCs w:val="26"/>
          <w:highlight w:val="green"/>
        </w:rPr>
      </w:pPr>
      <w:r w:rsidDel="00000000" w:rsidR="00000000" w:rsidRPr="00000000">
        <w:rPr>
          <w:rFonts w:ascii="Arial Narrow" w:cs="Arial Narrow" w:eastAsia="Arial Narrow" w:hAnsi="Arial Narrow"/>
          <w:b w:val="1"/>
          <w:bCs w:val="1"/>
          <w:sz w:val="26"/>
          <w:szCs w:val="26"/>
          <w:highlight w:val="green"/>
          <w:rtl w:val="0"/>
        </w:rPr>
        <w:t xml:space="preserve">Article 20bis  : Conditions d’éligibilité à la présidence</w:t>
      </w:r>
    </w:p>
    <w:p w:rsidR="00000000" w:rsidDel="00000000" w:rsidP="00000000" w:rsidRDefault="00000000" w:rsidRPr="00000000" w14:paraId="000000C0">
      <w:pP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La fonction de Président de Yellitaré est réservée aux membres actifs de l’association.</w:t>
      </w:r>
    </w:p>
    <w:p w:rsidR="00000000" w:rsidDel="00000000" w:rsidP="00000000" w:rsidRDefault="00000000" w:rsidRPr="00000000" w14:paraId="000000C1">
      <w:pPr>
        <w:spacing w:after="240" w:before="240" w:lineRule="auto"/>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Est éligible à la présidence, tout membre actif :</w:t>
      </w:r>
    </w:p>
    <w:p w:rsidR="00000000" w:rsidDel="00000000" w:rsidP="00000000" w:rsidRDefault="00000000" w:rsidRPr="00000000" w14:paraId="000000C2">
      <w:pPr>
        <w:numPr>
          <w:ilvl w:val="0"/>
          <w:numId w:val="5"/>
        </w:numPr>
        <w:spacing w:after="0" w:afterAutospacing="0" w:before="24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justifiant d’un niveau de compétences;</w:t>
      </w:r>
    </w:p>
    <w:p w:rsidR="00000000" w:rsidDel="00000000" w:rsidP="00000000" w:rsidRDefault="00000000" w:rsidRPr="00000000" w14:paraId="000000C3">
      <w:pPr>
        <w:numPr>
          <w:ilvl w:val="0"/>
          <w:numId w:val="5"/>
        </w:numPr>
        <w:spacing w:after="0" w:afterAutospacing="0" w:before="0" w:beforeAutospacing="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âgé de quarante (40) ans au moins et de soixante-cinq (65) ans au plus à la date du dépôt de candidature ;</w:t>
      </w:r>
    </w:p>
    <w:p w:rsidR="00000000" w:rsidDel="00000000" w:rsidP="00000000" w:rsidRDefault="00000000" w:rsidRPr="00000000" w14:paraId="000000C4">
      <w:pPr>
        <w:numPr>
          <w:ilvl w:val="0"/>
          <w:numId w:val="5"/>
        </w:numPr>
        <w:spacing w:after="240" w:before="0" w:beforeAutospacing="0" w:lineRule="auto"/>
        <w:ind w:left="720" w:hanging="360"/>
        <w:rPr>
          <w:rFonts w:ascii="Arial Narrow" w:cs="Arial Narrow" w:eastAsia="Arial Narrow" w:hAnsi="Arial Narrow"/>
          <w:highlight w:val="green"/>
        </w:rPr>
      </w:pPr>
      <w:r w:rsidDel="00000000" w:rsidR="00000000" w:rsidRPr="00000000">
        <w:rPr>
          <w:rFonts w:ascii="Arial Narrow" w:cs="Arial Narrow" w:eastAsia="Arial Narrow" w:hAnsi="Arial Narrow"/>
          <w:highlight w:val="green"/>
          <w:rtl w:val="0"/>
        </w:rPr>
        <w:t xml:space="preserve">étant à jour de ses obligations statutaires et jouissant de ses droits civiques et associatifs.</w:t>
      </w:r>
    </w:p>
    <w:p w:rsidR="00000000" w:rsidDel="00000000" w:rsidP="00000000" w:rsidRDefault="00000000" w:rsidRPr="00000000" w14:paraId="000000C5">
      <w:pPr>
        <w:spacing w:after="240" w:before="240" w:lineRule="auto"/>
        <w:rPr>
          <w:rFonts w:ascii="Arial Narrow" w:cs="Arial Narrow" w:eastAsia="Arial Narrow" w:hAnsi="Arial Narrow"/>
        </w:rPr>
      </w:pPr>
      <w:r w:rsidDel="00000000" w:rsidR="00000000" w:rsidRPr="00000000">
        <w:rPr>
          <w:rFonts w:ascii="Arial Narrow" w:cs="Arial Narrow" w:eastAsia="Arial Narrow" w:hAnsi="Arial Narrow"/>
          <w:highlight w:val="green"/>
          <w:rtl w:val="0"/>
        </w:rPr>
        <w:t xml:space="preserve">Le Président est élu par l’Assemblée Générale conformément aux dispositions prévues parles présents statuts.</w:t>
      </w:r>
      <w:r w:rsidDel="00000000" w:rsidR="00000000" w:rsidRPr="00000000">
        <w:rPr>
          <w:rtl w:val="0"/>
        </w:rPr>
      </w:r>
    </w:p>
    <w:p w:rsidR="00000000" w:rsidDel="00000000" w:rsidP="00000000" w:rsidRDefault="00000000" w:rsidRPr="00000000" w14:paraId="000000C6">
      <w:pPr>
        <w:pBdr>
          <w:left w:color="c9a84c" w:space="0" w:sz="12"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7">
      <w:pP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21 : Réunions du Comité de Gestion</w:t>
      </w:r>
      <w:r w:rsidDel="00000000" w:rsidR="00000000" w:rsidRPr="00000000">
        <w:rPr>
          <w:rtl w:val="0"/>
        </w:rPr>
      </w:r>
    </w:p>
    <w:p w:rsidR="00000000" w:rsidDel="00000000" w:rsidP="00000000" w:rsidRDefault="00000000" w:rsidRPr="00000000" w14:paraId="000000C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CG se réunit en réunion ordinaire au moins une fois par trimestre (4 fois par an). Des réunions extraordinaires peuvent être convoquées à tout moment par le Président ou à la demande de la moitié des membres du CG.</w:t>
      </w:r>
    </w:p>
    <w:p w:rsidR="00000000" w:rsidDel="00000000" w:rsidP="00000000" w:rsidRDefault="00000000" w:rsidRPr="00000000" w14:paraId="000000C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réunions peuvent se tenir en présentiel, et distanciel ou en mode hybride. Le quorum est fixé à la moitié des membres. Les décisions sont prises à la majorité simple, la voix du Président étant prépondérante en cas d'égalité.</w:t>
      </w:r>
    </w:p>
    <w:p w:rsidR="00000000" w:rsidDel="00000000" w:rsidP="00000000" w:rsidRDefault="00000000" w:rsidRPr="00000000" w14:paraId="000000C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Tout membre absent trois (3) fois consécutives sans justification valable peut être déclaré démissionnaire d'office par décision du CG.</w:t>
      </w:r>
    </w:p>
    <w:p w:rsidR="00000000" w:rsidDel="00000000" w:rsidP="00000000" w:rsidRDefault="00000000" w:rsidRPr="00000000" w14:paraId="000000CB">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22 : Commissions thématiques</w:t>
      </w:r>
      <w:r w:rsidDel="00000000" w:rsidR="00000000" w:rsidRPr="00000000">
        <w:rPr>
          <w:rtl w:val="0"/>
        </w:rPr>
      </w:r>
    </w:p>
    <w:p w:rsidR="00000000" w:rsidDel="00000000" w:rsidP="00000000" w:rsidRDefault="00000000" w:rsidRPr="00000000" w14:paraId="000000C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CG met en place des commissions thématiques pour encadrer les actions dans les domaines prioritaires. Les commissions minimales obligatoires sont :</w:t>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sdt>
        <w:sdtPr>
          <w:id w:val="88475188"/>
          <w:tag w:val="goog_rdk_19"/>
        </w:sdtPr>
        <w:sdtContent>
          <w:commentRangeStart w:id="11"/>
        </w:sdtContent>
      </w:sdt>
      <w:sdt>
        <w:sdtPr>
          <w:id w:val="-695946250"/>
          <w:tag w:val="goog_rdk_20"/>
        </w:sdtPr>
        <w:sdtContent>
          <w:commentRangeStart w:id="12"/>
        </w:sdtContent>
      </w:s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Éducation et Formation,</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Eau, Hygiène et Assainissement,</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Santé </w:t>
      </w:r>
      <w:sdt>
        <w:sdtPr>
          <w:id w:val="1189493537"/>
          <w:tag w:val="goog_rdk_21"/>
        </w:sdtPr>
        <w:sdtContent>
          <w:ins w:author="Abdoulaye N'Gaide" w:id="1" w:date="2026-04-03T07:58:16Z"/>
          <w:sdt>
            <w:sdtPr>
              <w:id w:val="1031061374"/>
              <w:tag w:val="goog_rdk_22"/>
            </w:sdtPr>
            <w:sdtContent>
              <w:commentRangeStart w:id="13"/>
            </w:sdtContent>
          </w:sdt>
          <w:ins w:author="Abdoulaye N'Gaide" w:id="1" w:date="2026-04-03T07:58:16Z">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et actions sociales</w:t>
            </w:r>
          </w:ins>
        </w:sdtContent>
      </w:sdt>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Jeunesse, Sport et Culture,</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Femmes et Genre,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Économie</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Diaspora et Relations extérieures,</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Commission Infrastructures et Environnement.</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5">
      <w:pPr>
        <w:rPr>
          <w:rFonts w:ascii="Arial Narrow" w:cs="Arial Narrow" w:eastAsia="Arial Narrow" w:hAnsi="Arial Narrow"/>
        </w:rPr>
      </w:pPr>
      <w:sdt>
        <w:sdtPr>
          <w:id w:val="-1274070280"/>
          <w:tag w:val="goog_rdk_23"/>
        </w:sdtPr>
        <w:sdtContent>
          <w:commentRangeStart w:id="14"/>
        </w:sdtContent>
      </w:sdt>
      <w:sdt>
        <w:sdtPr>
          <w:id w:val="-135638343"/>
          <w:tag w:val="goog_rdk_24"/>
        </w:sdtPr>
        <w:sdtContent>
          <w:commentRangeStart w:id="15"/>
        </w:sdtContent>
      </w:sdt>
      <w:r w:rsidDel="00000000" w:rsidR="00000000" w:rsidRPr="00000000">
        <w:rPr>
          <w:rFonts w:ascii="Arial Narrow" w:cs="Arial Narrow" w:eastAsia="Arial Narrow" w:hAnsi="Arial Narrow"/>
          <w:rtl w:val="0"/>
        </w:rPr>
        <w:t xml:space="preserve">Chaque commission est dirigée par un Responsable membre du CG </w:t>
      </w:r>
      <w:commentRangeEnd w:id="14"/>
      <w:r w:rsidDel="00000000" w:rsidR="00000000" w:rsidRPr="00000000">
        <w:commentReference w:id="14"/>
      </w:r>
      <w:r w:rsidDel="00000000" w:rsidR="00000000" w:rsidRPr="00000000">
        <w:rPr>
          <w:rFonts w:ascii="Arial Narrow" w:cs="Arial Narrow" w:eastAsia="Arial Narrow" w:hAnsi="Arial Narrow"/>
          <w:rtl w:val="0"/>
        </w:rPr>
        <w:t xml:space="preserve">et peut intégrer des membres de la communauté compétents dans le domaine concerné. Les commissions rendent compte au CG selon la périodicité fixée dans le règlement intérieur.</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D6">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23 : Redevabilité du CG</w:t>
      </w:r>
      <w:r w:rsidDel="00000000" w:rsidR="00000000" w:rsidRPr="00000000">
        <w:rPr>
          <w:rtl w:val="0"/>
        </w:rPr>
      </w:r>
    </w:p>
    <w:p w:rsidR="00000000" w:rsidDel="00000000" w:rsidP="00000000" w:rsidRDefault="00000000" w:rsidRPr="00000000" w14:paraId="000000D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Comité de Gestion est tenu de rendre compte de son action à l'Assemblée Générale et au COSC selon le calendrier suivant :</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Rapport d'activité trimestriel : transmis au COSC dans les 15 jours suivant la fin du trimestre,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Rapport financier semestriel : transmis au COSC avec les pièces justificatives,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Rapport annuel complet (activités + finances) : présenté à l'AG ordinaire,</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Rapport de fin de mandat : remis au COSC et à la nouvelle équipe lors de la passation.</w:t>
      </w:r>
    </w:p>
    <w:p w:rsidR="00000000" w:rsidDel="00000000" w:rsidP="00000000" w:rsidRDefault="00000000" w:rsidRPr="00000000" w14:paraId="000000D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CG est solidairement responsable devant l'AG de la bonne gestion des ressources communautaires.</w:t>
      </w:r>
    </w:p>
    <w:p w:rsidR="00000000" w:rsidDel="00000000" w:rsidP="00000000" w:rsidRDefault="00000000" w:rsidRPr="00000000" w14:paraId="000000DD">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24 : Révocation</w:t>
      </w:r>
      <w:r w:rsidDel="00000000" w:rsidR="00000000" w:rsidRPr="00000000">
        <w:rPr>
          <w:rtl w:val="0"/>
        </w:rPr>
      </w:r>
    </w:p>
    <w:p w:rsidR="00000000" w:rsidDel="00000000" w:rsidP="00000000" w:rsidRDefault="00000000" w:rsidRPr="00000000" w14:paraId="000000D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 membre du CG peut être révoqué par l'AG à la majorité des 2/3 pour les motifs suivants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Faute grave ou manquement aux obligations statutaires,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Gestion frauduleuse ou malversation avérée,</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Comportement nuisant à l'unité et à la réputation de l'Organisation.</w:t>
      </w:r>
    </w:p>
    <w:p w:rsidR="00000000" w:rsidDel="00000000" w:rsidP="00000000" w:rsidRDefault="00000000" w:rsidRPr="00000000" w14:paraId="000000E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révocation est précédée d'une mise en demeure et d'un droit de réponse. Le COSC peut recommander la révocation après enquête.</w:t>
      </w:r>
    </w:p>
    <w:p w:rsidR="00000000" w:rsidDel="00000000" w:rsidP="00000000" w:rsidRDefault="00000000" w:rsidRPr="00000000" w14:paraId="000000E3">
      <w:pPr>
        <w:pageBreakBefore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E4">
      <w:pPr>
        <w:shd w:fill="2e75b6"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28"/>
          <w:szCs w:val="28"/>
          <w:rtl w:val="0"/>
        </w:rPr>
        <w:t xml:space="preserve">CHAPITRE 3 — COMITÉ D'ORIENTATION STRATÉGIQUE ET DE CONTRÔLE (COSC)</w:t>
      </w:r>
      <w:r w:rsidDel="00000000" w:rsidR="00000000" w:rsidRPr="00000000">
        <w:rPr>
          <w:rtl w:val="0"/>
        </w:rPr>
      </w:r>
    </w:p>
    <w:p w:rsidR="00000000" w:rsidDel="00000000" w:rsidP="00000000" w:rsidRDefault="00000000" w:rsidRPr="00000000" w14:paraId="000000E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25 : Nature, rôle et indépendance</w:t>
      </w:r>
      <w:r w:rsidDel="00000000" w:rsidR="00000000" w:rsidRPr="00000000">
        <w:rPr>
          <w:rtl w:val="0"/>
        </w:rPr>
      </w:r>
    </w:p>
    <w:p w:rsidR="00000000" w:rsidDel="00000000" w:rsidP="00000000" w:rsidRDefault="00000000" w:rsidRPr="00000000" w14:paraId="000000E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Comité d'Orientation Stratégique et de Contrôle (COSC) est l'organe de supervision, d'orientation et de contrôle de l'Organisation. Il constitue le garant de la bonne gouvernance, de la transparence et de l'intérêt communautaire à long terme.</w:t>
      </w:r>
    </w:p>
    <w:p w:rsidR="00000000" w:rsidDel="00000000" w:rsidP="00000000" w:rsidRDefault="00000000" w:rsidRPr="00000000" w14:paraId="000000E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COSC est pleinement indépendant du Comité de Gestion. Ses membres ne peuvent exercer simultanément aucune fonction au sein du CG.</w:t>
      </w:r>
    </w:p>
    <w:p w:rsidR="00000000" w:rsidDel="00000000" w:rsidP="00000000" w:rsidRDefault="00000000" w:rsidRPr="00000000" w14:paraId="000000E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Ses attributions principales sont :</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Contrôler la gestion financière et s'assurer de la conformité des dépenses aux décisions de l'AG,</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Garantir la transparence dans tous les processus décisionnels,</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Orienter et conseiller sur la stratégie communautaire à court, moyen et long terme,</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Veiller au respect des statuts et du règlement intérieur par tous les organes,</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Prévenir et réguler les conflits internes,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Évaluer les performances du CG et formuler des recommandations,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Assurer la continuité institutionnelle et la mémoire organisationnelle.</w:t>
      </w:r>
    </w:p>
    <w:p w:rsidR="00000000" w:rsidDel="00000000" w:rsidP="00000000" w:rsidRDefault="00000000" w:rsidRPr="00000000" w14:paraId="000000F0">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26 : Composition et profil des membres</w:t>
      </w:r>
      <w:r w:rsidDel="00000000" w:rsidR="00000000" w:rsidRPr="00000000">
        <w:rPr>
          <w:rtl w:val="0"/>
        </w:rPr>
      </w:r>
    </w:p>
    <w:p w:rsidR="00000000" w:rsidDel="00000000" w:rsidP="00000000" w:rsidRDefault="00000000" w:rsidRPr="00000000" w14:paraId="000000F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COSC est composé de cinq (5) à neuf (9) membres, choisis pour leurs qualités morales, leur expérience et leur engagement communautaire. Sa composition comprend idéalement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Des sages et notables respectés de la communauté,</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Des représentants de la diaspora internationale,</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Des personnes-ressources compétentes (juristes, comptables, ingénieurs, enseignants, professionnels de santé, etc.),</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Des représentants des femmes et des jeunes.</w:t>
      </w:r>
    </w:p>
    <w:p w:rsidR="00000000" w:rsidDel="00000000" w:rsidP="00000000" w:rsidRDefault="00000000" w:rsidRPr="00000000" w14:paraId="000000F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composition du COSC doit refléter les trois zones géographiques. Les membres du COSC sont désignés par l'AG pour une durée de trois (3) ans, renouvelable une fois.</w:t>
      </w:r>
    </w:p>
    <w:p w:rsidR="00000000" w:rsidDel="00000000" w:rsidP="00000000" w:rsidRDefault="00000000" w:rsidRPr="00000000" w14:paraId="000000F7">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27 : Bureau du COSC</w:t>
      </w:r>
      <w:r w:rsidDel="00000000" w:rsidR="00000000" w:rsidRPr="00000000">
        <w:rPr>
          <w:rtl w:val="0"/>
        </w:rPr>
      </w:r>
    </w:p>
    <w:p w:rsidR="00000000" w:rsidDel="00000000" w:rsidP="00000000" w:rsidRDefault="00000000" w:rsidRPr="00000000" w14:paraId="000000F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COSC élit en son sein un Bureau composé de :</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Président du COSC : coordonne les travaux, convoque les réunions, saisit l'AG en cas de nécessité,</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Rapporteur : rédige les avis, recommandations et procès-verbaux,</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Contrôleur financier : assure le suivi spécifique de la gestion financière du CG.</w:t>
      </w:r>
    </w:p>
    <w:p w:rsidR="00000000" w:rsidDel="00000000" w:rsidP="00000000" w:rsidRDefault="00000000" w:rsidRPr="00000000" w14:paraId="000000F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Bureau est élu à la majorité simple des membres du COSC lors de sa première réunion après désignation.</w:t>
      </w:r>
    </w:p>
    <w:p w:rsidR="00000000" w:rsidDel="00000000" w:rsidP="00000000" w:rsidRDefault="00000000" w:rsidRPr="00000000" w14:paraId="000000FD">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28 : Pouvoirs de contrôle et d'investigation</w:t>
      </w:r>
      <w:r w:rsidDel="00000000" w:rsidR="00000000" w:rsidRPr="00000000">
        <w:rPr>
          <w:rtl w:val="0"/>
        </w:rPr>
      </w:r>
    </w:p>
    <w:p w:rsidR="00000000" w:rsidDel="00000000" w:rsidP="00000000" w:rsidRDefault="00000000" w:rsidRPr="00000000" w14:paraId="000000F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Dans l'exercice de sa mission de contrôle, le COSC dispose des pouvoirs étendus suivants :</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Demander et obtenir communication de tout document financier, administratif ou opérationnel du CG,</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Auditionner tout membre du CG ou toute personne impliquée dans la gestion des affaires de l'Organisation,</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Commander ou proposer des audits financiers indépendants à la charge de l'Organisation,</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Effectuer des visites de terrain pour constater l'état d'avancement des projets,</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Consulter les comptes bancaires et vérifier les pièces justificatives de dépenses,</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Émettre des avis et recommandations que le CG est tenu d'examiner et de répondre dans un délai de trente (30) jours.</w:t>
      </w:r>
    </w:p>
    <w:p w:rsidR="00000000" w:rsidDel="00000000" w:rsidP="00000000" w:rsidRDefault="00000000" w:rsidRPr="00000000" w14:paraId="0000010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29 : Droit d'alerte et de saisine de l'AG</w:t>
      </w:r>
      <w:r w:rsidDel="00000000" w:rsidR="00000000" w:rsidRPr="00000000">
        <w:rPr>
          <w:rtl w:val="0"/>
        </w:rPr>
      </w:r>
    </w:p>
    <w:p w:rsidR="00000000" w:rsidDel="00000000" w:rsidP="00000000" w:rsidRDefault="00000000" w:rsidRPr="00000000" w14:paraId="0000010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En cas de dysfonctionnement grave, de soupçon de fraude ou de violation des statuts, le COSC dispose d'un droit d'alerte et peut :</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Mettre en demeure le CG de régulariser sa situation dans un délai qu'il fixe,</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Suspendre à titre conservatoire, en accord avec le Président du COSC, toute décision financière contestée, dans l'attente d'une décision de l'AG,</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Convoquer une Assemblée Générale extraordinaire en cas de risque grave pour l'Organisation,</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Saisir les autorités compétentes en cas de malversation avérée, après décision des 2/3 de ses membres.</w:t>
      </w:r>
    </w:p>
    <w:p w:rsidR="00000000" w:rsidDel="00000000" w:rsidP="00000000" w:rsidRDefault="00000000" w:rsidRPr="00000000" w14:paraId="0000010B">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30 : Mission d'orientation stratégique</w:t>
      </w:r>
      <w:r w:rsidDel="00000000" w:rsidR="00000000" w:rsidRPr="00000000">
        <w:rPr>
          <w:rtl w:val="0"/>
        </w:rPr>
      </w:r>
    </w:p>
    <w:p w:rsidR="00000000" w:rsidDel="00000000" w:rsidP="00000000" w:rsidRDefault="00000000" w:rsidRPr="00000000" w14:paraId="000001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Au-delà du contrôle, le COSC est chargé de produire annuellement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rapport d'orientation stratégique avec des recommandations sur les priorités de développement,</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avis motivé sur le plan d'action annuel soumis par le CG,</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Une évaluation de mi-mandat et une évaluation de fin de mandat du CG,</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Des propositions d'amélioration de la gouvernance et des processus organisationnels.</w:t>
      </w:r>
    </w:p>
    <w:p w:rsidR="00000000" w:rsidDel="00000000" w:rsidP="00000000" w:rsidRDefault="00000000" w:rsidRPr="00000000" w14:paraId="00000111">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31 : Réunions du COSC</w:t>
      </w:r>
      <w:r w:rsidDel="00000000" w:rsidR="00000000" w:rsidRPr="00000000">
        <w:rPr>
          <w:rtl w:val="0"/>
        </w:rPr>
      </w:r>
    </w:p>
    <w:p w:rsidR="00000000" w:rsidDel="00000000" w:rsidP="00000000" w:rsidRDefault="00000000" w:rsidRPr="00000000" w14:paraId="0000011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COSC se réunit au minimum deux (2) fois par an en session ordinaire. Des réunions extraordinaires peuvent être convoquées par son Président ou à la demande d'au moins la moitié de ses membres.</w:t>
      </w:r>
    </w:p>
    <w:p w:rsidR="00000000" w:rsidDel="00000000" w:rsidP="00000000" w:rsidRDefault="00000000" w:rsidRPr="00000000" w14:paraId="0000011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quorum est fixé à la majorité absolue de ses membres. Les décisions sont prises à la majorité simple, sauf pour la saisine de l'AG ou la suspension d'une décision financière, pour lesquelles la majorité des 2/3 est requise.</w:t>
      </w:r>
    </w:p>
    <w:p w:rsidR="00000000" w:rsidDel="00000000" w:rsidP="00000000" w:rsidRDefault="00000000" w:rsidRPr="00000000" w14:paraId="0000011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 procès-verbal est rédigé après chaque réunion et transmis au CG pour information.</w:t>
      </w:r>
    </w:p>
    <w:p w:rsidR="00000000" w:rsidDel="00000000" w:rsidP="00000000" w:rsidRDefault="00000000" w:rsidRPr="00000000" w14:paraId="0000011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32 : Rapport annuel du COSC</w:t>
      </w:r>
      <w:r w:rsidDel="00000000" w:rsidR="00000000" w:rsidRPr="00000000">
        <w:rPr>
          <w:rtl w:val="0"/>
        </w:rPr>
      </w:r>
    </w:p>
    <w:p w:rsidR="00000000" w:rsidDel="00000000" w:rsidP="00000000" w:rsidRDefault="00000000" w:rsidRPr="00000000" w14:paraId="0000011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COSC présente à l'Assemblée Générale ordinaire un rapport annuel comprenant :</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bilan du contrôle financier exercé sur le CG,</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recommandations d'orientation stratégique pour l'année suivante,</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observations sur la gouvernance globale de l'Organisation,</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 cas échéant, les signalements de dysfonctionnements et les mesures recommandées.</w:t>
      </w:r>
    </w:p>
    <w:p w:rsidR="00000000" w:rsidDel="00000000" w:rsidP="00000000" w:rsidRDefault="00000000" w:rsidRPr="00000000" w14:paraId="0000011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Ce rapport est rendu public et accessible à tous les membres de l'Organisation.</w:t>
      </w:r>
    </w:p>
    <w:p w:rsidR="00000000" w:rsidDel="00000000" w:rsidP="00000000" w:rsidRDefault="00000000" w:rsidRPr="00000000" w14:paraId="0000011C">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D">
      <w:pPr>
        <w:pageBreakBefore w:val="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1E">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V — COORDINATION ENTRE LES ORGANES</w:t>
      </w:r>
      <w:r w:rsidDel="00000000" w:rsidR="00000000" w:rsidRPr="00000000">
        <w:rPr>
          <w:rtl w:val="0"/>
        </w:rPr>
      </w:r>
    </w:p>
    <w:p w:rsidR="00000000" w:rsidDel="00000000" w:rsidP="00000000" w:rsidRDefault="00000000" w:rsidRPr="00000000" w14:paraId="0000011F">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33 : Principe de coopération et d'équilibre</w:t>
      </w:r>
      <w:r w:rsidDel="00000000" w:rsidR="00000000" w:rsidRPr="00000000">
        <w:rPr>
          <w:rtl w:val="0"/>
        </w:rPr>
      </w:r>
    </w:p>
    <w:p w:rsidR="00000000" w:rsidDel="00000000" w:rsidP="00000000" w:rsidRDefault="00000000" w:rsidRPr="00000000" w14:paraId="0000012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trois organes (AG, CG, COSC) fonctionnent selon un principe d'équilibre des pouvoirs et de coopération constructive. Aucun organe ne peut s'arroger les attributions d'un autre. En cas de conflit de compétences, l'AG tranche en dernier ressort.</w:t>
      </w:r>
    </w:p>
    <w:p w:rsidR="00000000" w:rsidDel="00000000" w:rsidP="00000000" w:rsidRDefault="00000000" w:rsidRPr="00000000" w14:paraId="00000121">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34 : Réunions de coordination interorganes</w:t>
      </w:r>
      <w:r w:rsidDel="00000000" w:rsidR="00000000" w:rsidRPr="00000000">
        <w:rPr>
          <w:rtl w:val="0"/>
        </w:rPr>
      </w:r>
    </w:p>
    <w:p w:rsidR="00000000" w:rsidDel="00000000" w:rsidP="00000000" w:rsidRDefault="00000000" w:rsidRPr="00000000" w14:paraId="0000012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Une réunion de coordination entre le CG et le COSC est organisée au minimum une (1) fois par semestre pour :</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Partager les informations sur l'avancement des projets,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Examiner les alertes financières ou de gouvernance,</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Préparer conjointement l'ordre du jour de l'AG,</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Évaluer la mise en œuvre des recommandations précédentes.</w:t>
      </w:r>
    </w:p>
    <w:p w:rsidR="00000000" w:rsidDel="00000000" w:rsidP="00000000" w:rsidRDefault="00000000" w:rsidRPr="00000000" w14:paraId="00000127">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35 : Règlement des conflits internes</w:t>
      </w:r>
      <w:r w:rsidDel="00000000" w:rsidR="00000000" w:rsidRPr="00000000">
        <w:rPr>
          <w:rtl w:val="0"/>
        </w:rPr>
      </w:r>
    </w:p>
    <w:p w:rsidR="00000000" w:rsidDel="00000000" w:rsidP="00000000" w:rsidRDefault="00000000" w:rsidRPr="00000000" w14:paraId="0000012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Tout conflit survenant au sein de l'association, qu'il oppose des organes entre eux ou des membres, est traité selon une procédure graduée privilégiant le règlement amiable avant tout recours externe.</w:t>
      </w:r>
    </w:p>
    <w:p w:rsidR="00000000" w:rsidDel="00000000" w:rsidP="00000000" w:rsidRDefault="00000000" w:rsidRPr="00000000" w14:paraId="00000129">
      <w:pPr>
        <w:numPr>
          <w:ilvl w:val="0"/>
          <w:numId w:val="3"/>
        </w:numPr>
        <w:spacing w:after="0" w:afterAutospacing="0" w:before="24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Tout conflit qui surgit entre deux ou plusieurs organes est soumis à une médiation conduite par l’AG à travers une commission créée uniquement à cet effet. Aucun membre de cette commission ne doit émaner de l’un des organes en conflit. Cette commission doit rendre sa décision dans un délai de trente (30) jours. </w:t>
      </w:r>
    </w:p>
    <w:p w:rsidR="00000000" w:rsidDel="00000000" w:rsidP="00000000" w:rsidRDefault="00000000" w:rsidRPr="00000000" w14:paraId="0000012A">
      <w:pPr>
        <w:numPr>
          <w:ilvl w:val="0"/>
          <w:numId w:val="3"/>
        </w:numPr>
        <w:spacing w:after="0" w:afterAutospacing="0" w:before="0" w:beforeAutospacing="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Les conflits nés entre les membres d’une même commission sont soumis, en premier lieu, à la médiation de cette même commission dans un délai de vingt (20) jours. En cas d’échec, l’AG est saisie pour arbitrage définitif, à travers une commission créée uniquement à cet effet. Cette commission doit rendre sa décision dans un délai de trente (30) jours</w:t>
      </w:r>
    </w:p>
    <w:p w:rsidR="00000000" w:rsidDel="00000000" w:rsidP="00000000" w:rsidRDefault="00000000" w:rsidRPr="00000000" w14:paraId="0000012B">
      <w:pPr>
        <w:numPr>
          <w:ilvl w:val="0"/>
          <w:numId w:val="3"/>
        </w:numPr>
        <w:spacing w:after="240" w:before="0" w:beforeAutospacing="0" w:lineRule="auto"/>
        <w:ind w:left="720" w:hanging="360"/>
        <w:jc w:val="both"/>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Les conflits nés entre les membres de commissions différentes sont soumis aux mêmes règles que le premier alinéa du présent article.   </w:t>
      </w:r>
    </w:p>
    <w:p w:rsidR="00000000" w:rsidDel="00000000" w:rsidP="00000000" w:rsidRDefault="00000000" w:rsidRPr="00000000" w14:paraId="0000012C">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2D">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VI — RESSOURCES FINANCIÈRES ET TRANSPARENCE</w:t>
      </w:r>
      <w:r w:rsidDel="00000000" w:rsidR="00000000" w:rsidRPr="00000000">
        <w:rPr>
          <w:rtl w:val="0"/>
        </w:rPr>
      </w:r>
    </w:p>
    <w:p w:rsidR="00000000" w:rsidDel="00000000" w:rsidP="00000000" w:rsidRDefault="00000000" w:rsidRPr="00000000" w14:paraId="0000012E">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36 : Sources de</w:t>
      </w:r>
      <w:r w:rsidDel="00000000" w:rsidR="00000000" w:rsidRPr="00000000">
        <w:rPr>
          <w:rFonts w:ascii="Arial Narrow" w:cs="Arial Narrow" w:eastAsia="Arial Narrow" w:hAnsi="Arial Narrow"/>
          <w:b w:val="1"/>
          <w:bCs w:val="1"/>
          <w:color w:val="0070c0"/>
          <w:sz w:val="24"/>
          <w:szCs w:val="24"/>
          <w:rtl w:val="0"/>
        </w:rPr>
        <w:t xml:space="preserve">s</w:t>
      </w:r>
      <w:r w:rsidDel="00000000" w:rsidR="00000000" w:rsidRPr="00000000">
        <w:rPr>
          <w:rFonts w:ascii="Arial Narrow" w:cs="Arial Narrow" w:eastAsia="Arial Narrow" w:hAnsi="Arial Narrow"/>
          <w:b w:val="1"/>
          <w:bCs w:val="1"/>
          <w:color w:val="1f4e79"/>
          <w:sz w:val="24"/>
          <w:szCs w:val="24"/>
          <w:rtl w:val="0"/>
        </w:rPr>
        <w:t xml:space="preserve"> ressources</w:t>
      </w:r>
      <w:r w:rsidDel="00000000" w:rsidR="00000000" w:rsidRPr="00000000">
        <w:rPr>
          <w:rtl w:val="0"/>
        </w:rPr>
      </w:r>
    </w:p>
    <w:p w:rsidR="00000000" w:rsidDel="00000000" w:rsidP="00000000" w:rsidRDefault="00000000" w:rsidRPr="00000000" w14:paraId="000001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ressources de l'Organisation proviennent de :</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cotisations ordinaires des membres, selon les barèmes fixés par l'AG,</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contributions volontaires et donations des membres ou sympathisants,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dons, legs et partenariats avec des organisations tierces,</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financements extérieurs (coopération internationale, ONG, bailleurs),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revenus générés par des activités organisées au profit de l'Organisation.</w:t>
      </w:r>
    </w:p>
    <w:p w:rsidR="00000000" w:rsidDel="00000000" w:rsidP="00000000" w:rsidRDefault="00000000" w:rsidRPr="00000000" w14:paraId="0000013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37 : Gestion financière</w:t>
      </w:r>
      <w:r w:rsidDel="00000000" w:rsidR="00000000" w:rsidRPr="00000000">
        <w:rPr>
          <w:rtl w:val="0"/>
        </w:rPr>
      </w:r>
    </w:p>
    <w:p w:rsidR="00000000" w:rsidDel="00000000" w:rsidP="00000000" w:rsidRDefault="00000000" w:rsidRPr="00000000" w14:paraId="0000013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finances de l'Organisation sont gérées conformément aux principes suivants :</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Tout engagement de dépense doit être autorisé selon le niveau de seuil défini dans le règlement intérieur,</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Les paiements au-dessus d'un seuil défini (fixé par l'AG) nécessitent la double signature du Trésorier et du Président,</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compte bancaire unique est ouvert au nom de l'Organisation ; </w:t>
      </w:r>
      <w:sdt>
        <w:sdtPr>
          <w:id w:val="-949307757"/>
          <w:tag w:val="goog_rdk_25"/>
        </w:sdtPr>
        <w:sdtContent>
          <w:commentRangeStart w:id="16"/>
        </w:sdtContent>
      </w:s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aucun compte personnel ne peut être utilisé pour les fonds communautaires,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Un registre comptable est tenu à jour et consultable à tout moment par le COSC.</w:t>
      </w:r>
    </w:p>
    <w:p w:rsidR="00000000" w:rsidDel="00000000" w:rsidP="00000000" w:rsidRDefault="00000000" w:rsidRPr="00000000" w14:paraId="0000013B">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38 : Transparence et reddition de comptes</w:t>
      </w:r>
      <w:r w:rsidDel="00000000" w:rsidR="00000000" w:rsidRPr="00000000">
        <w:rPr>
          <w:rtl w:val="0"/>
        </w:rPr>
      </w:r>
    </w:p>
    <w:p w:rsidR="00000000" w:rsidDel="00000000" w:rsidP="00000000" w:rsidRDefault="00000000" w:rsidRPr="00000000" w14:paraId="0000013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Toute dépense doit être :</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Justifiée par une pièce comptable (facture, reçu, bon de commande),</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sdt>
        <w:sdtPr>
          <w:id w:val="-1225424980"/>
          <w:tag w:val="goog_rdk_26"/>
        </w:sdtPr>
        <w:sdtContent>
          <w:commentRangeStart w:id="17"/>
        </w:sdtContent>
      </w:sdt>
      <w:sdt>
        <w:sdtPr>
          <w:id w:val="763315401"/>
          <w:tag w:val="goog_rdk_27"/>
        </w:sdtPr>
        <w:sdtContent>
          <w:commentRangeStart w:id="18"/>
        </w:sdtContent>
      </w:sdt>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Tracée dans le registre comptable,</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Intégrée dans le rapport financier semestriel et annuel.</w:t>
      </w:r>
    </w:p>
    <w:p w:rsidR="00000000" w:rsidDel="00000000" w:rsidP="00000000" w:rsidRDefault="00000000" w:rsidRPr="00000000" w14:paraId="0000014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 rapport financier annuel est présenté à l'AG et mis à disposition de tout membre qui en fait la demande.</w:t>
      </w:r>
    </w:p>
    <w:p w:rsidR="00000000" w:rsidDel="00000000" w:rsidP="00000000" w:rsidRDefault="00000000" w:rsidRPr="00000000" w14:paraId="00000141">
      <w:pPr>
        <w:pBdr>
          <w:bottom w:color="cccccc" w:space="0" w:sz="4" w:val="single"/>
        </w:pBd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42">
      <w:pPr>
        <w:pBdr>
          <w:bottom w:color="c9a84c" w:space="0" w:sz="4" w:val="single"/>
        </w:pBdr>
        <w:shd w:fill="1f4e79" w:val="clear"/>
        <w:jc w:val="center"/>
        <w:rPr>
          <w:rFonts w:ascii="Arial Narrow" w:cs="Arial Narrow" w:eastAsia="Arial Narrow" w:hAnsi="Arial Narrow"/>
        </w:rPr>
      </w:pPr>
      <w:r w:rsidDel="00000000" w:rsidR="00000000" w:rsidRPr="00000000">
        <w:rPr>
          <w:rFonts w:ascii="Arial Narrow" w:cs="Arial Narrow" w:eastAsia="Arial Narrow" w:hAnsi="Arial Narrow"/>
          <w:b w:val="1"/>
          <w:bCs w:val="1"/>
          <w:color w:val="ffffff"/>
          <w:sz w:val="32"/>
          <w:szCs w:val="32"/>
          <w:rtl w:val="0"/>
        </w:rPr>
        <w:t xml:space="preserve">TITRE VII — MODIFICATION ET DISSOLUTION</w:t>
      </w:r>
      <w:r w:rsidDel="00000000" w:rsidR="00000000" w:rsidRPr="00000000">
        <w:rPr>
          <w:rtl w:val="0"/>
        </w:rPr>
      </w:r>
    </w:p>
    <w:p w:rsidR="00000000" w:rsidDel="00000000" w:rsidP="00000000" w:rsidRDefault="00000000" w:rsidRPr="00000000" w14:paraId="00000143">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39 : Modification des statuts</w:t>
      </w:r>
      <w:r w:rsidDel="00000000" w:rsidR="00000000" w:rsidRPr="00000000">
        <w:rPr>
          <w:rtl w:val="0"/>
        </w:rPr>
      </w:r>
    </w:p>
    <w:p w:rsidR="00000000" w:rsidDel="00000000" w:rsidP="00000000" w:rsidRDefault="00000000" w:rsidRPr="00000000" w14:paraId="0000014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présents statuts ne peuvent être modifiés qu'en Assemblée Générale extraordinaire, convoquée à cet effet, à la majorité des deux tiers (2/3) des représentants présents ou représentés. Tout projet de modification doit être communiqué aux membres au moins trente (30) jours avant la réunion.</w:t>
      </w:r>
    </w:p>
    <w:p w:rsidR="00000000" w:rsidDel="00000000" w:rsidP="00000000" w:rsidRDefault="00000000" w:rsidRPr="00000000" w14:paraId="00000145">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40 : Dissolution</w:t>
      </w:r>
      <w:r w:rsidDel="00000000" w:rsidR="00000000" w:rsidRPr="00000000">
        <w:rPr>
          <w:rtl w:val="0"/>
        </w:rPr>
      </w:r>
    </w:p>
    <w:p w:rsidR="00000000" w:rsidDel="00000000" w:rsidP="00000000" w:rsidRDefault="00000000" w:rsidRPr="00000000" w14:paraId="0000014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La dissolution de l'Organisation ne peut être prononcée qu'en AG extraordinaire à la majorité des trois quarts (3/4) des membres représentants. En cas de dissolution, l'AG désigne une commission de liquidation de trois (3) à cinq (5) membres.</w:t>
      </w:r>
    </w:p>
    <w:p w:rsidR="00000000" w:rsidDel="00000000" w:rsidP="00000000" w:rsidRDefault="00000000" w:rsidRPr="00000000" w14:paraId="0000014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biens restants, après apurement des dettes, sont affectés à une œuvre communautaire de Thidé désignée par l'AG lors de la session de dissolution.</w:t>
      </w:r>
    </w:p>
    <w:p w:rsidR="00000000" w:rsidDel="00000000" w:rsidP="00000000" w:rsidRDefault="00000000" w:rsidRPr="00000000" w14:paraId="00000148">
      <w:pPr>
        <w:pBdr>
          <w:left w:color="c9a84c" w:space="0" w:sz="12" w:val="single"/>
        </w:pBdr>
        <w:rPr>
          <w:rFonts w:ascii="Arial Narrow" w:cs="Arial Narrow" w:eastAsia="Arial Narrow" w:hAnsi="Arial Narrow"/>
        </w:rPr>
      </w:pPr>
      <w:r w:rsidDel="00000000" w:rsidR="00000000" w:rsidRPr="00000000">
        <w:rPr>
          <w:rFonts w:ascii="Arial Narrow" w:cs="Arial Narrow" w:eastAsia="Arial Narrow" w:hAnsi="Arial Narrow"/>
          <w:b w:val="1"/>
          <w:bCs w:val="1"/>
          <w:color w:val="1f4e79"/>
          <w:sz w:val="24"/>
          <w:szCs w:val="24"/>
          <w:rtl w:val="0"/>
        </w:rPr>
        <w:t xml:space="preserve">Article 41 : Adoption des statuts</w:t>
      </w:r>
      <w:r w:rsidDel="00000000" w:rsidR="00000000" w:rsidRPr="00000000">
        <w:rPr>
          <w:rtl w:val="0"/>
        </w:rPr>
      </w:r>
    </w:p>
    <w:p w:rsidR="00000000" w:rsidDel="00000000" w:rsidP="00000000" w:rsidRDefault="00000000" w:rsidRPr="00000000" w14:paraId="0000014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Les présents statuts sont adoptés par l’Assemblée Générale constitutive de Yellitaare Thidé, tenue à Thidé le : ___ / ___ / 2026.</w:t>
      </w:r>
    </w:p>
    <w:p w:rsidR="00000000" w:rsidDel="00000000" w:rsidP="00000000" w:rsidRDefault="00000000" w:rsidRPr="00000000" w14:paraId="0000014A">
      <w:pPr>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4B">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 Président de l'AG constitutive</w:t>
            </w:r>
            <w:r w:rsidDel="00000000" w:rsidR="00000000" w:rsidRPr="00000000">
              <w:rPr>
                <w:rtl w:val="0"/>
              </w:rPr>
            </w:r>
          </w:p>
          <w:p w:rsidR="00000000" w:rsidDel="00000000" w:rsidP="00000000" w:rsidRDefault="00000000" w:rsidRPr="00000000" w14:paraId="0000014C">
            <w:pPr>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999999"/>
                <w:sz w:val="20"/>
                <w:szCs w:val="20"/>
                <w:rtl w:val="0"/>
              </w:rPr>
              <w:t xml:space="preserve">    Signature &amp; Cachet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4D">
            <w:pPr>
              <w:jc w:val="center"/>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Le Secrétaire de séance</w:t>
            </w:r>
            <w:r w:rsidDel="00000000" w:rsidR="00000000" w:rsidRPr="00000000">
              <w:rPr>
                <w:rtl w:val="0"/>
              </w:rPr>
            </w:r>
          </w:p>
          <w:p w:rsidR="00000000" w:rsidDel="00000000" w:rsidP="00000000" w:rsidRDefault="00000000" w:rsidRPr="00000000" w14:paraId="0000014E">
            <w:pPr>
              <w:jc w:val="center"/>
              <w:rPr>
                <w:rFonts w:ascii="Arial Narrow" w:cs="Arial Narrow" w:eastAsia="Arial Narrow" w:hAnsi="Arial Narrow"/>
              </w:rPr>
            </w:pPr>
            <w:r w:rsidDel="00000000" w:rsidR="00000000" w:rsidRPr="00000000">
              <w:rPr>
                <w:rFonts w:ascii="Arial Narrow" w:cs="Arial Narrow" w:eastAsia="Arial Narrow" w:hAnsi="Arial Narrow"/>
                <w:i w:val="1"/>
                <w:iCs w:val="1"/>
                <w:color w:val="999999"/>
                <w:sz w:val="20"/>
                <w:szCs w:val="20"/>
                <w:rtl w:val="0"/>
              </w:rPr>
              <w:t xml:space="preserve">    Signature &amp; Cachet</w:t>
            </w:r>
            <w:r w:rsidDel="00000000" w:rsidR="00000000" w:rsidRPr="00000000">
              <w:rPr>
                <w:rtl w:val="0"/>
              </w:rPr>
            </w:r>
          </w:p>
        </w:tc>
      </w:tr>
    </w:tbl>
    <w:p w:rsidR="00000000" w:rsidDel="00000000" w:rsidP="00000000" w:rsidRDefault="00000000" w:rsidRPr="00000000" w14:paraId="0000014F">
      <w:pPr>
        <w:rPr>
          <w:rFonts w:ascii="Arial Narrow" w:cs="Arial Narrow" w:eastAsia="Arial Narrow" w:hAnsi="Arial Narrow"/>
        </w:rPr>
      </w:pPr>
      <w:r w:rsidDel="00000000" w:rsidR="00000000" w:rsidRPr="00000000">
        <w:rPr>
          <w:rtl w:val="0"/>
        </w:rPr>
      </w:r>
    </w:p>
    <w:sectPr>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leymane Alassane Wagne" w:id="4" w:date="2026-04-03T08:56:14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écoles restent une infrastrucure communautaire</w:t>
      </w:r>
    </w:p>
  </w:comment>
  <w:comment w:author="Sileymane Alassane Wagne" w:id="0" w:date="2026-04-02T16:57:10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infrastructures communautaires inclues les écoles ; Forages c a d tout ce qui  ouvrages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Mamadou N'gaide reacted with 👍 at 2026-04-03 11:07 AM</w:t>
      </w:r>
    </w:p>
  </w:comment>
  <w:comment w:author="Abdoulaye N'Gaide" w:id="8" w:date="2026-04-03T07:39:27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chefferie du village ne peut pas être un organe de gouvernance de l'association car sa désignation et son rôle ne peuvent être définis par cette association.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chef du village peut occuper le poste de président d'honneur dans le comité de gestion.</w:t>
      </w:r>
    </w:p>
  </w:comment>
  <w:comment w:author="Abdoulaye ba5" w:id="13" w:date="2026-04-03T11:22:4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mon avis, on peut garder " actions sociales"</w:t>
      </w:r>
    </w:p>
  </w:comment>
  <w:comment w:author="Abdoulaye N'Gaide" w:id="16" w:date="2026-04-03T08:14:31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 c'est une évidence</w:t>
      </w:r>
    </w:p>
  </w:comment>
  <w:comment w:author="Abdoulaye N'Gaide" w:id="14" w:date="2026-04-03T08:02:32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Donc il y a lieu d'ajouter dans le CG, les présidents des commissions thématiques</w:t>
      </w:r>
    </w:p>
  </w:comment>
  <w:comment w:author="Sileymane Alassane Wagne" w:id="9" w:date="2026-04-03T08:49:30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mandat du COSC devrait être supérieur à celui du Comité de Gestion, afin d’assurer une continuité institutionnelle. Cette disposition permettra, en cas de nouvelles élections, aux nouveaux responsables de bénéficier de l’accompagnement et de l’encadrement du COSC, de manière à éviter un renouvellement simultané de toutes les instances, susceptible d’entraîner des dysfonctionnements liés au manque d’expérience et de maîtrise des nouveaux dirigeants.</w:t>
      </w:r>
    </w:p>
  </w:comment>
  <w:comment w:author="Abdoulaye ba5" w:id="10" w:date="2026-04-03T10:45:02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à fait</w:t>
      </w:r>
    </w:p>
  </w:comment>
  <w:comment w:author="Anonymous" w:id="5" w:date="2026-04-02T12:49:0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les commissions thematiques. J propose Environnement tout cours.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l'economie: Developpement Economique Local (DEL)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eau, sante, etc: Mettre juste Acces aux serivces sociaux de base (ça englobe tout)</w:t>
      </w:r>
    </w:p>
  </w:comment>
  <w:comment w:author="Sileymane Alassane Wagne" w:id="6" w:date="2026-04-03T08:58:02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au niveau des détails des commissions</w:t>
      </w:r>
    </w:p>
  </w:comment>
  <w:comment w:author="Abdoulaye ba5" w:id="7" w:date="2026-04-03T10:42:40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à fait</w:t>
      </w:r>
    </w:p>
  </w:comment>
  <w:comment w:author="Sileymane Alassane Wagne" w:id="17" w:date="2026-04-03T08:54:1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termes juridiques c'est les faits qui comptent et non les évidences</w:t>
      </w:r>
    </w:p>
  </w:comment>
  <w:comment w:author="Abdoulaye ba5" w:id="18" w:date="2026-04-03T11:30:15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 à fait</w:t>
      </w:r>
    </w:p>
  </w:comment>
  <w:comment w:author="Anonymous" w:id="11" w:date="2026-04-02T12:52:04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denomination de ces commissions est à revoir.</w:t>
      </w:r>
    </w:p>
  </w:comment>
  <w:comment w:author="Sileymane Alassane Wagne" w:id="12" w:date="2026-04-02T13:01:15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bon de proposer la dénomination  le doc est en mode révision</w:t>
      </w:r>
    </w:p>
  </w:comment>
  <w:comment w:author="Anonymous" w:id="1" w:date="2026-04-02T12:34:57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supprimer</w:t>
      </w:r>
    </w:p>
  </w:comment>
  <w:comment w:author="Abdoulaye ba5" w:id="2" w:date="2026-04-02T14:36:15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pense que nous pouvons maintenir l'école parmi les domaines d'intervention de Yellitaare.</w:t>
      </w:r>
    </w:p>
  </w:comment>
  <w:comment w:author="Mamadou N'gaide" w:id="3" w:date="2026-04-02T15:47:18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suis d'avis avec vous - on peut meme ajouter Forage et autres)</w:t>
      </w:r>
    </w:p>
  </w:comment>
  <w:comment w:author="Sileymane Alassane Wagne" w:id="15" w:date="2026-04-03T09:01:55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leurs role est défini dans le reglement intérieur.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0" w15:done="0"/>
  <w15:commentEx w15:paraId="00000153" w15:done="0"/>
  <w15:commentEx w15:paraId="00000155" w15:done="0"/>
  <w15:commentEx w15:paraId="00000156" w15:done="0"/>
  <w15:commentEx w15:paraId="00000157" w15:done="0"/>
  <w15:commentEx w15:paraId="00000158" w15:done="0"/>
  <w15:commentEx w15:paraId="00000159" w15:done="0"/>
  <w15:commentEx w15:paraId="0000015A" w15:paraIdParent="00000159" w15:done="0"/>
  <w15:commentEx w15:paraId="0000015D" w15:done="0"/>
  <w15:commentEx w15:paraId="0000015E" w15:paraIdParent="0000015D" w15:done="0"/>
  <w15:commentEx w15:paraId="0000015F" w15:paraIdParent="0000015D" w15:done="0"/>
  <w15:commentEx w15:paraId="00000160" w15:done="0"/>
  <w15:commentEx w15:paraId="00000161" w15:paraIdParent="00000160" w15:done="0"/>
  <w15:commentEx w15:paraId="00000162" w15:done="0"/>
  <w15:commentEx w15:paraId="00000163" w15:paraIdParent="00000162" w15:done="0"/>
  <w15:commentEx w15:paraId="00000164" w15:done="0"/>
  <w15:commentEx w15:paraId="00000165" w15:paraIdParent="00000164" w15:done="0"/>
  <w15:commentEx w15:paraId="00000166" w15:paraIdParent="00000164" w15:done="0"/>
  <w15:commentEx w15:paraId="000001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ev1" w:customStyle="1">
    <w:name w:val="Élevé1"/>
    <w:qFormat w:val="1"/>
    <w:rPr>
      <w:b w:val="1"/>
      <w:bCs w:val="1"/>
    </w:rPr>
  </w:style>
  <w:style w:type="paragraph" w:styleId="Paragraphedeliste">
    <w:name w:val="List Paragraph"/>
    <w:qFormat w:val="1"/>
  </w:style>
  <w:style w:type="character" w:styleId="Lienhypertexte">
    <w:name w:val="Hyperlink"/>
    <w:uiPriority w:val="99"/>
    <w:unhideWhenUsed w:val="1"/>
    <w:rPr>
      <w:color w:val="0563c1"/>
      <w:u w:val="single"/>
    </w:rPr>
  </w:style>
  <w:style w:type="character" w:styleId="Appelnotedebasdep">
    <w:name w:val="footnote reference"/>
    <w:uiPriority w:val="99"/>
    <w:semiHidden w:val="1"/>
    <w:unhideWhenUsed w:val="1"/>
    <w:rPr>
      <w:vertAlign w:val="superscript"/>
    </w:rPr>
  </w:style>
  <w:style w:type="paragraph" w:styleId="Notedebasdepage">
    <w:name w:val="footnote text"/>
    <w:link w:val="NotedebasdepageCar"/>
    <w:uiPriority w:val="99"/>
    <w:semiHidden w:val="1"/>
    <w:unhideWhenUsed w:val="1"/>
    <w:rPr>
      <w:sz w:val="20"/>
      <w:szCs w:val="20"/>
    </w:rPr>
  </w:style>
  <w:style w:type="character" w:styleId="NotedebasdepageCar" w:customStyle="1">
    <w:name w:val="Note de bas de page Car"/>
    <w:link w:val="Notedebasdepage"/>
    <w:uiPriority w:val="99"/>
    <w:semiHidden w:val="1"/>
    <w:unhideWhenUsed w:val="1"/>
    <w:rPr>
      <w:sz w:val="20"/>
      <w:szCs w:val="20"/>
    </w:rPr>
  </w:style>
  <w:style w:type="table" w:styleId="TableauGrille4-Accentuation1">
    <w:name w:val="Grid Table 4 Accent 1"/>
    <w:basedOn w:val="TableauNormal"/>
    <w:uiPriority w:val="49"/>
    <w:rsid w:val="00EF4E76"/>
    <w:tblPr>
      <w:tblStyleRowBandSize w:val="1"/>
      <w:tblStyleColBandSize w:val="1"/>
      <w:tblBorders>
        <w:top w:color="45b0e1" w:space="0" w:sz="4" w:themeColor="accent1" w:themeTint="000099" w:val="single"/>
        <w:left w:color="45b0e1" w:space="0" w:sz="4" w:themeColor="accent1" w:themeTint="000099" w:val="single"/>
        <w:bottom w:color="45b0e1" w:space="0" w:sz="4" w:themeColor="accent1" w:themeTint="000099" w:val="single"/>
        <w:right w:color="45b0e1" w:space="0" w:sz="4" w:themeColor="accent1" w:themeTint="000099" w:val="single"/>
        <w:insideH w:color="45b0e1" w:space="0" w:sz="4" w:themeColor="accent1" w:themeTint="000099" w:val="single"/>
        <w:insideV w:color="45b0e1" w:space="0" w:sz="4" w:themeColor="accent1" w:themeTint="000099" w:val="single"/>
      </w:tblBorders>
    </w:tblPr>
    <w:tblStylePr w:type="firstRow">
      <w:rPr>
        <w:b w:val="1"/>
        <w:bCs w:val="1"/>
        <w:color w:val="ffffff" w:themeColor="background1"/>
      </w:rPr>
      <w:tblPr/>
      <w:tcPr>
        <w:tcBorders>
          <w:top w:color="156082" w:space="0" w:sz="4" w:themeColor="accent1" w:val="single"/>
          <w:left w:color="156082" w:space="0" w:sz="4" w:themeColor="accent1" w:val="single"/>
          <w:bottom w:color="156082" w:space="0" w:sz="4" w:themeColor="accent1" w:val="single"/>
          <w:right w:color="156082" w:space="0" w:sz="4" w:themeColor="accent1" w:val="single"/>
          <w:insideH w:space="0" w:sz="0" w:val="nil"/>
          <w:insideV w:space="0" w:sz="0" w:val="nil"/>
        </w:tcBorders>
        <w:shd w:color="auto" w:fill="156082" w:themeFill="accent1" w:val="clear"/>
      </w:tcPr>
    </w:tblStylePr>
    <w:tblStylePr w:type="lastRow">
      <w:rPr>
        <w:b w:val="1"/>
        <w:bCs w:val="1"/>
      </w:rPr>
      <w:tblPr/>
      <w:tcPr>
        <w:tcBorders>
          <w:top w:color="156082" w:space="0" w:sz="4" w:themeColor="accent1" w:val="double"/>
        </w:tcBorders>
      </w:tcPr>
    </w:tblStylePr>
    <w:tblStylePr w:type="firstCol">
      <w:rPr>
        <w:b w:val="1"/>
        <w:bCs w:val="1"/>
      </w:rPr>
    </w:tblStylePr>
    <w:tblStylePr w:type="lastCol">
      <w:rPr>
        <w:b w:val="1"/>
        <w:bCs w:val="1"/>
      </w:rPr>
    </w:tblStylePr>
    <w:tblStylePr w:type="band1Vert">
      <w:tblPr/>
      <w:tcPr>
        <w:shd w:color="auto" w:fill="c1e4f5" w:themeFill="accent1" w:themeFillTint="000033" w:val="clear"/>
      </w:tcPr>
    </w:tblStylePr>
    <w:tblStylePr w:type="band1Horz">
      <w:tblPr/>
      <w:tcPr>
        <w:shd w:color="auto" w:fill="c1e4f5" w:themeFill="accent1" w:themeFillTint="000033" w:val="clear"/>
      </w:tcPr>
    </w:tblStylePr>
  </w:style>
  <w:style w:type="table" w:styleId="TableauListe6Couleur-Accentuation4">
    <w:name w:val="List Table 6 Colorful Accent 4"/>
    <w:basedOn w:val="TableauNormal"/>
    <w:uiPriority w:val="51"/>
    <w:rsid w:val="00EF4E76"/>
    <w:rPr>
      <w:color w:val="0b769f" w:themeColor="accent4" w:themeShade="0000BF"/>
    </w:rPr>
    <w:tblPr>
      <w:tblStyleRowBandSize w:val="1"/>
      <w:tblStyleColBandSize w:val="1"/>
      <w:tblBorders>
        <w:top w:color="0f9ed5" w:space="0" w:sz="4" w:themeColor="accent4" w:val="single"/>
        <w:bottom w:color="0f9ed5" w:space="0" w:sz="4" w:themeColor="accent4" w:val="single"/>
      </w:tblBorders>
    </w:tblPr>
    <w:tblStylePr w:type="firstRow">
      <w:rPr>
        <w:b w:val="1"/>
        <w:bCs w:val="1"/>
      </w:rPr>
      <w:tblPr/>
      <w:tcPr>
        <w:tcBorders>
          <w:bottom w:color="0f9ed5" w:space="0" w:sz="4" w:themeColor="accent4" w:val="single"/>
        </w:tcBorders>
      </w:tcPr>
    </w:tblStylePr>
    <w:tblStylePr w:type="lastRow">
      <w:rPr>
        <w:b w:val="1"/>
        <w:bCs w:val="1"/>
      </w:rPr>
      <w:tblPr/>
      <w:tcPr>
        <w:tcBorders>
          <w:top w:color="0f9ed5" w:space="0" w:sz="4" w:themeColor="accent4" w:val="double"/>
        </w:tcBorders>
      </w:tcPr>
    </w:tblStylePr>
    <w:tblStylePr w:type="firstCol">
      <w:rPr>
        <w:b w:val="1"/>
        <w:bCs w:val="1"/>
      </w:rPr>
    </w:tblStylePr>
    <w:tblStylePr w:type="lastCol">
      <w:rPr>
        <w:b w:val="1"/>
        <w:bCs w:val="1"/>
      </w:rPr>
    </w:tblStylePr>
    <w:tblStylePr w:type="band1Vert">
      <w:tblPr/>
      <w:tcPr>
        <w:shd w:color="auto" w:fill="caedfb" w:themeFill="accent4" w:themeFillTint="000033" w:val="clear"/>
      </w:tcPr>
    </w:tblStylePr>
    <w:tblStylePr w:type="band1Horz">
      <w:tblPr/>
      <w:tcPr>
        <w:shd w:color="auto" w:fill="caedfb" w:themeFill="accent4" w:themeFillTint="000033" w:val="clear"/>
      </w:tcPr>
    </w:tblStylePr>
  </w:style>
  <w:style w:type="paragraph" w:styleId="Rvision">
    <w:name w:val="Revision"/>
    <w:hidden w:val="1"/>
    <w:uiPriority w:val="99"/>
    <w:semiHidden w:val="1"/>
    <w:rsid w:val="002A1804"/>
  </w:style>
  <w:style w:type="character" w:styleId="Marquedecommentaire">
    <w:name w:val="annotation reference"/>
    <w:basedOn w:val="Policepardfaut"/>
    <w:uiPriority w:val="99"/>
    <w:semiHidden w:val="1"/>
    <w:unhideWhenUsed w:val="1"/>
    <w:rsid w:val="002A1804"/>
    <w:rPr>
      <w:sz w:val="16"/>
      <w:szCs w:val="16"/>
    </w:rPr>
  </w:style>
  <w:style w:type="paragraph" w:styleId="Commentaire">
    <w:name w:val="annotation text"/>
    <w:basedOn w:val="Normal"/>
    <w:link w:val="CommentaireCar"/>
    <w:uiPriority w:val="99"/>
    <w:semiHidden w:val="1"/>
    <w:unhideWhenUsed w:val="1"/>
    <w:rsid w:val="002A1804"/>
    <w:rPr>
      <w:sz w:val="20"/>
      <w:szCs w:val="20"/>
    </w:rPr>
  </w:style>
  <w:style w:type="character" w:styleId="CommentaireCar" w:customStyle="1">
    <w:name w:val="Commentaire Car"/>
    <w:basedOn w:val="Policepardfaut"/>
    <w:link w:val="Commentaire"/>
    <w:uiPriority w:val="99"/>
    <w:semiHidden w:val="1"/>
    <w:rsid w:val="002A1804"/>
    <w:rPr>
      <w:sz w:val="20"/>
      <w:szCs w:val="20"/>
    </w:rPr>
  </w:style>
  <w:style w:type="paragraph" w:styleId="Objetducommentaire">
    <w:name w:val="annotation subject"/>
    <w:basedOn w:val="Commentaire"/>
    <w:next w:val="Commentaire"/>
    <w:link w:val="ObjetducommentaireCar"/>
    <w:uiPriority w:val="99"/>
    <w:semiHidden w:val="1"/>
    <w:unhideWhenUsed w:val="1"/>
    <w:rsid w:val="002A1804"/>
    <w:rPr>
      <w:b w:val="1"/>
      <w:bCs w:val="1"/>
    </w:rPr>
  </w:style>
  <w:style w:type="character" w:styleId="ObjetducommentaireCar" w:customStyle="1">
    <w:name w:val="Objet du commentaire Car"/>
    <w:basedOn w:val="CommentaireCar"/>
    <w:link w:val="Objetducommentaire"/>
    <w:uiPriority w:val="99"/>
    <w:semiHidden w:val="1"/>
    <w:rsid w:val="002A1804"/>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0b769f"/>
    </w:r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bottom w:color="0f9ed5" w:space="0" w:sz="4" w:val="single"/>
        </w:tcBorders>
      </w:tcPr>
    </w:tblStylePr>
    <w:tblStylePr w:type="lastCol">
      <w:rPr>
        <w:b w:val="1"/>
        <w:bCs w:val="1"/>
      </w:rPr>
    </w:tblStylePr>
    <w:tblStylePr w:type="lastRow">
      <w:rPr>
        <w:b w:val="1"/>
        <w:bCs w:val="1"/>
      </w:rPr>
      <w:tcPr>
        <w:tcBorders>
          <w:top w:color="0f9ed5" w:space="0" w:sz="4" w:val="single"/>
        </w:tcBorders>
      </w:tcPr>
    </w:tblStyle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IYkWIsYZSXr66hSDnWyJuE0GwQ==">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2026-04-01T09:55:00Z</dcterms:created>
  <dc:creator>Wagne</dc:creator>
</cp:coreProperties>
</file>